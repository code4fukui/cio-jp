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004D9" w14:textId="7BE1ACC8" w:rsidR="00FB523B" w:rsidRPr="00331548" w:rsidRDefault="0087766B" w:rsidP="0087766B">
      <w:pPr>
        <w:pStyle w:val="ad"/>
        <w:spacing w:after="0"/>
        <w:rPr>
          <w:sz w:val="40"/>
        </w:rPr>
      </w:pPr>
      <w:r w:rsidRPr="0087766B">
        <w:rPr>
          <w:rFonts w:hint="eastAsia"/>
          <w:sz w:val="40"/>
        </w:rPr>
        <w:t>自治体の</w:t>
      </w:r>
      <w:r w:rsidRPr="0087766B">
        <w:rPr>
          <w:rFonts w:hint="eastAsia"/>
          <w:sz w:val="40"/>
        </w:rPr>
        <w:t>SNS</w:t>
      </w:r>
      <w:r w:rsidRPr="0087766B">
        <w:rPr>
          <w:rFonts w:hint="eastAsia"/>
          <w:sz w:val="40"/>
        </w:rPr>
        <w:t>利用と個人情報へのアクセス</w:t>
      </w:r>
    </w:p>
    <w:p w14:paraId="3F46F810" w14:textId="0B6E33D2" w:rsidR="005079D5" w:rsidRDefault="001811D7" w:rsidP="00FE6538">
      <w:pPr>
        <w:jc w:val="center"/>
        <w:rPr>
          <w:rFonts w:ascii="ＭＳ ゴシック" w:eastAsia="ＭＳ ゴシック" w:hAnsi="ＭＳ ゴシック"/>
          <w:szCs w:val="24"/>
        </w:rPr>
      </w:pPr>
      <w:r>
        <w:rPr>
          <w:rFonts w:ascii="ＭＳ ゴシック" w:eastAsia="ＭＳ ゴシック" w:hAnsi="ＭＳ ゴシック" w:hint="eastAsia"/>
          <w:szCs w:val="24"/>
        </w:rPr>
        <w:t>2021</w:t>
      </w:r>
      <w:r w:rsidR="00FE6538">
        <w:rPr>
          <w:rFonts w:ascii="ＭＳ ゴシック" w:eastAsia="ＭＳ ゴシック" w:hAnsi="ＭＳ ゴシック" w:hint="eastAsia"/>
          <w:szCs w:val="24"/>
        </w:rPr>
        <w:t>年</w:t>
      </w:r>
      <w:r>
        <w:rPr>
          <w:rFonts w:ascii="ＭＳ ゴシック" w:eastAsia="ＭＳ ゴシック" w:hAnsi="ＭＳ ゴシック" w:hint="eastAsia"/>
          <w:szCs w:val="24"/>
        </w:rPr>
        <w:t xml:space="preserve"> </w:t>
      </w:r>
      <w:r w:rsidR="00F82D11">
        <w:rPr>
          <w:rFonts w:ascii="ＭＳ ゴシック" w:eastAsia="ＭＳ ゴシック" w:hAnsi="ＭＳ ゴシック"/>
          <w:szCs w:val="24"/>
        </w:rPr>
        <w:t>7</w:t>
      </w:r>
      <w:r w:rsidR="00FE6538">
        <w:rPr>
          <w:rFonts w:ascii="ＭＳ ゴシック" w:eastAsia="ＭＳ ゴシック" w:hAnsi="ＭＳ ゴシック" w:hint="eastAsia"/>
          <w:szCs w:val="24"/>
        </w:rPr>
        <w:t>月</w:t>
      </w:r>
    </w:p>
    <w:p w14:paraId="18C1A709" w14:textId="77777777" w:rsidR="00FE6538" w:rsidRPr="00FE6538" w:rsidRDefault="00FE6538" w:rsidP="00FE6538">
      <w:pPr>
        <w:jc w:val="center"/>
        <w:rPr>
          <w:rFonts w:asciiTheme="majorEastAsia" w:eastAsiaTheme="majorEastAsia" w:hAnsiTheme="majorEastAsia"/>
          <w:szCs w:val="24"/>
        </w:rPr>
      </w:pPr>
    </w:p>
    <w:p w14:paraId="0ED5CF03" w14:textId="77777777" w:rsidR="00342C34" w:rsidRDefault="00342C34" w:rsidP="009045AC">
      <w:pPr>
        <w:jc w:val="center"/>
      </w:pPr>
      <w:r>
        <w:rPr>
          <w:rFonts w:hint="eastAsia"/>
        </w:rPr>
        <w:t xml:space="preserve">政府CIO補佐官　</w:t>
      </w:r>
    </w:p>
    <w:p w14:paraId="3051266B" w14:textId="7106A182" w:rsidR="00342C34" w:rsidRDefault="00342C34" w:rsidP="00342C34">
      <w:pPr>
        <w:jc w:val="center"/>
      </w:pPr>
      <w:r>
        <w:rPr>
          <w:rFonts w:hint="eastAsia"/>
        </w:rPr>
        <w:t>三木</w:t>
      </w:r>
      <w:r w:rsidR="00D64BCD">
        <w:rPr>
          <w:rFonts w:hint="eastAsia"/>
        </w:rPr>
        <w:t xml:space="preserve"> </w:t>
      </w:r>
      <w:r>
        <w:rPr>
          <w:rFonts w:hint="eastAsia"/>
        </w:rPr>
        <w:t>浩平、</w:t>
      </w:r>
      <w:r w:rsidR="007368B2" w:rsidRPr="00342C34">
        <w:rPr>
          <w:rFonts w:hint="eastAsia"/>
        </w:rPr>
        <w:t>高橋</w:t>
      </w:r>
      <w:r w:rsidR="00D64BCD">
        <w:rPr>
          <w:rFonts w:hint="eastAsia"/>
        </w:rPr>
        <w:t xml:space="preserve"> </w:t>
      </w:r>
      <w:r w:rsidR="007368B2" w:rsidRPr="00342C34">
        <w:rPr>
          <w:rFonts w:hint="eastAsia"/>
        </w:rPr>
        <w:t>邦明</w:t>
      </w:r>
      <w:r w:rsidR="001811D7">
        <w:rPr>
          <w:rFonts w:hint="eastAsia"/>
        </w:rPr>
        <w:t>、</w:t>
      </w:r>
      <w:r w:rsidR="000E08E8">
        <w:rPr>
          <w:rFonts w:hint="eastAsia"/>
        </w:rPr>
        <w:t>伊藤</w:t>
      </w:r>
      <w:r w:rsidR="00D64BCD">
        <w:rPr>
          <w:rFonts w:hint="eastAsia"/>
        </w:rPr>
        <w:t xml:space="preserve"> </w:t>
      </w:r>
      <w:r w:rsidR="000E08E8">
        <w:rPr>
          <w:rFonts w:hint="eastAsia"/>
        </w:rPr>
        <w:t>豪一</w:t>
      </w:r>
      <w:r w:rsidR="00F82D11">
        <w:rPr>
          <w:rFonts w:hint="eastAsia"/>
        </w:rPr>
        <w:t>、</w:t>
      </w:r>
      <w:r w:rsidR="00D64BCD">
        <w:rPr>
          <w:rFonts w:hint="eastAsia"/>
        </w:rPr>
        <w:t>進 京一</w:t>
      </w:r>
      <w:r w:rsidR="00041117">
        <w:rPr>
          <w:rFonts w:hint="eastAsia"/>
        </w:rPr>
        <w:t>、</w:t>
      </w:r>
      <w:r w:rsidR="003A6C24">
        <w:rPr>
          <w:rFonts w:hint="eastAsia"/>
        </w:rPr>
        <w:t>前田 みゆき、竹内 聡</w:t>
      </w:r>
    </w:p>
    <w:p w14:paraId="5CEFCC1A" w14:textId="77777777" w:rsidR="0074776A" w:rsidRPr="00342C34" w:rsidRDefault="0074776A" w:rsidP="009045AC">
      <w:pPr>
        <w:jc w:val="center"/>
      </w:pPr>
    </w:p>
    <w:p w14:paraId="53912280" w14:textId="65CBD048" w:rsidR="000D35C6" w:rsidRPr="00434ADA" w:rsidRDefault="000D35C6" w:rsidP="005079D5">
      <w:pPr>
        <w:rPr>
          <w:rFonts w:asciiTheme="majorEastAsia" w:eastAsiaTheme="majorEastAsia" w:hAnsiTheme="majorEastAsia"/>
          <w:szCs w:val="24"/>
        </w:rPr>
      </w:pPr>
    </w:p>
    <w:p w14:paraId="57024441" w14:textId="7B41F150" w:rsidR="00E0526C" w:rsidRPr="008471DA" w:rsidRDefault="00E0526C" w:rsidP="005079D5">
      <w:pPr>
        <w:rPr>
          <w:rFonts w:asciiTheme="majorEastAsia" w:eastAsiaTheme="majorEastAsia" w:hAnsiTheme="majorEastAsia"/>
          <w:szCs w:val="24"/>
        </w:rPr>
      </w:pPr>
    </w:p>
    <w:p w14:paraId="47A3976B" w14:textId="232D89A0" w:rsidR="007368B2" w:rsidRDefault="00E0526C" w:rsidP="007368B2">
      <w:pPr>
        <w:widowControl/>
        <w:jc w:val="left"/>
      </w:pPr>
      <w:r>
        <w:rPr>
          <w:rFonts w:hint="eastAsia"/>
        </w:rPr>
        <w:t>要</w:t>
      </w:r>
      <w:r w:rsidR="00342C34">
        <w:rPr>
          <w:rFonts w:hint="eastAsia"/>
        </w:rPr>
        <w:t xml:space="preserve"> </w:t>
      </w:r>
      <w:r>
        <w:rPr>
          <w:rFonts w:hint="eastAsia"/>
        </w:rPr>
        <w:t>旨</w:t>
      </w:r>
    </w:p>
    <w:p w14:paraId="46D9E06F" w14:textId="5CF5975E" w:rsidR="007368B2" w:rsidRDefault="007368B2" w:rsidP="003E36F0">
      <w:pPr>
        <w:pStyle w:val="a0"/>
        <w:spacing w:afterLines="50" w:after="180"/>
        <w:ind w:firstLine="240"/>
      </w:pPr>
      <w:r>
        <w:rPr>
          <w:rFonts w:hint="eastAsia"/>
        </w:rPr>
        <w:t>民間のソーシャルネットワーキングサービス（SNS）を活用した国民とのコミュニケーションが</w:t>
      </w:r>
      <w:r w:rsidR="00E35051">
        <w:rPr>
          <w:rFonts w:hint="eastAsia"/>
        </w:rPr>
        <w:t>行政機関で</w:t>
      </w:r>
      <w:r>
        <w:rPr>
          <w:rFonts w:hint="eastAsia"/>
        </w:rPr>
        <w:t>増加している。特に国内最大のユーザー数（8</w:t>
      </w:r>
      <w:r w:rsidR="00AA651C">
        <w:t>,</w:t>
      </w:r>
      <w:r>
        <w:rPr>
          <w:rFonts w:hint="eastAsia"/>
        </w:rPr>
        <w:t>600</w:t>
      </w:r>
      <w:r w:rsidR="001811D7">
        <w:rPr>
          <w:rFonts w:hint="eastAsia"/>
        </w:rPr>
        <w:t>万</w:t>
      </w:r>
      <w:r w:rsidR="001811D7">
        <w:rPr>
          <w:rStyle w:val="afffe"/>
        </w:rPr>
        <w:footnoteReference w:id="1"/>
      </w:r>
      <w:r w:rsidR="0087766B">
        <w:rPr>
          <w:rFonts w:hint="eastAsia"/>
        </w:rPr>
        <w:t>）</w:t>
      </w:r>
      <w:r>
        <w:rPr>
          <w:rFonts w:hint="eastAsia"/>
        </w:rPr>
        <w:t>であるLINEサービスを活用する政府機関は78.2％（18機関221業務）、</w:t>
      </w:r>
      <w:r w:rsidR="00F442CB">
        <w:rPr>
          <w:rFonts w:hint="eastAsia"/>
        </w:rPr>
        <w:t>地方公共団体（</w:t>
      </w:r>
      <w:r>
        <w:rPr>
          <w:rFonts w:hint="eastAsia"/>
        </w:rPr>
        <w:t>自治体</w:t>
      </w:r>
      <w:r w:rsidR="00F442CB">
        <w:rPr>
          <w:rFonts w:hint="eastAsia"/>
        </w:rPr>
        <w:t>）</w:t>
      </w:r>
      <w:r>
        <w:rPr>
          <w:rFonts w:hint="eastAsia"/>
        </w:rPr>
        <w:t>は64.8%（1</w:t>
      </w:r>
      <w:r w:rsidR="00AA651C">
        <w:rPr>
          <w:rFonts w:hint="eastAsia"/>
        </w:rPr>
        <w:t>,</w:t>
      </w:r>
      <w:r>
        <w:rPr>
          <w:rFonts w:hint="eastAsia"/>
        </w:rPr>
        <w:t>158団体3</w:t>
      </w:r>
      <w:r w:rsidR="00AA651C">
        <w:t>,</w:t>
      </w:r>
      <w:r>
        <w:rPr>
          <w:rFonts w:hint="eastAsia"/>
        </w:rPr>
        <w:t>193</w:t>
      </w:r>
      <w:r w:rsidR="001811D7">
        <w:rPr>
          <w:rFonts w:hint="eastAsia"/>
        </w:rPr>
        <w:t>業務）に上り</w:t>
      </w:r>
      <w:bookmarkStart w:id="0" w:name="_Ref74923405"/>
      <w:r w:rsidR="001811D7">
        <w:rPr>
          <w:rStyle w:val="afffe"/>
        </w:rPr>
        <w:footnoteReference w:id="2"/>
      </w:r>
      <w:bookmarkEnd w:id="0"/>
      <w:r w:rsidR="001811D7">
        <w:rPr>
          <w:rFonts w:hint="eastAsia"/>
        </w:rPr>
        <w:t>、広報や相談業務等に利用されている</w:t>
      </w:r>
      <w:r>
        <w:rPr>
          <w:rFonts w:hint="eastAsia"/>
        </w:rPr>
        <w:t>。2021年3月17</w:t>
      </w:r>
      <w:r w:rsidR="00F61994">
        <w:rPr>
          <w:rFonts w:hint="eastAsia"/>
        </w:rPr>
        <w:t>日に</w:t>
      </w:r>
      <w:r w:rsidR="004C2192">
        <w:rPr>
          <w:rFonts w:hint="eastAsia"/>
        </w:rPr>
        <w:t>おける</w:t>
      </w:r>
      <w:r w:rsidR="00F61994">
        <w:rPr>
          <w:rFonts w:hint="eastAsia"/>
        </w:rPr>
        <w:t>報道にて、LINE株式会</w:t>
      </w:r>
      <w:r>
        <w:rPr>
          <w:rFonts w:hint="eastAsia"/>
        </w:rPr>
        <w:t>社の管理する個人情</w:t>
      </w:r>
      <w:r w:rsidR="001811D7">
        <w:rPr>
          <w:rFonts w:hint="eastAsia"/>
        </w:rPr>
        <w:t>報が、海外の委託先から閲覧できる状態だったことが報じられ</w:t>
      </w:r>
      <w:r>
        <w:rPr>
          <w:rFonts w:hint="eastAsia"/>
        </w:rPr>
        <w:t>た</w:t>
      </w:r>
      <w:r w:rsidR="001811D7">
        <w:rPr>
          <w:rStyle w:val="afffe"/>
        </w:rPr>
        <w:footnoteReference w:id="3"/>
      </w:r>
      <w:r>
        <w:rPr>
          <w:rFonts w:hint="eastAsia"/>
        </w:rPr>
        <w:t>ため、同19日に総務省は電気通信事業法に基づき同社に報告を求め</w:t>
      </w:r>
      <w:r w:rsidR="00495BDD">
        <w:rPr>
          <w:rFonts w:hint="eastAsia"/>
        </w:rPr>
        <w:t>たところ</w:t>
      </w:r>
      <w:r>
        <w:rPr>
          <w:rFonts w:hint="eastAsia"/>
        </w:rPr>
        <w:t>、4月19日に</w:t>
      </w:r>
      <w:r w:rsidR="001811D7">
        <w:rPr>
          <w:rFonts w:hint="eastAsia"/>
        </w:rPr>
        <w:t>同社から総務省に経緯や対応策を記載した報告書が提出された</w:t>
      </w:r>
      <w:r w:rsidR="001811D7">
        <w:rPr>
          <w:rStyle w:val="afffe"/>
        </w:rPr>
        <w:footnoteReference w:id="4"/>
      </w:r>
      <w:r>
        <w:rPr>
          <w:rFonts w:hint="eastAsia"/>
        </w:rPr>
        <w:t>。また、4月30日に内閣官房等は行政機関が適切にLINE</w:t>
      </w:r>
      <w:r w:rsidR="00221152">
        <w:rPr>
          <w:rFonts w:hint="eastAsia"/>
        </w:rPr>
        <w:t>サービス</w:t>
      </w:r>
      <w:r>
        <w:rPr>
          <w:rFonts w:hint="eastAsia"/>
        </w:rPr>
        <w:t>を利用す</w:t>
      </w:r>
      <w:r w:rsidR="0087766B">
        <w:rPr>
          <w:rFonts w:hint="eastAsia"/>
        </w:rPr>
        <w:t>るためのガイドライン</w:t>
      </w:r>
      <w:r w:rsidR="0087766B" w:rsidRPr="0087766B">
        <w:rPr>
          <w:rStyle w:val="afffe"/>
        </w:rPr>
        <w:fldChar w:fldCharType="begin"/>
      </w:r>
      <w:r w:rsidR="0087766B" w:rsidRPr="0087766B">
        <w:rPr>
          <w:rStyle w:val="afffe"/>
        </w:rPr>
        <w:instrText xml:space="preserve"> </w:instrText>
      </w:r>
      <w:r w:rsidR="0087766B" w:rsidRPr="0087766B">
        <w:rPr>
          <w:rStyle w:val="afffe"/>
          <w:rFonts w:hint="eastAsia"/>
        </w:rPr>
        <w:instrText>NOTEREF _Ref74923405 \h</w:instrText>
      </w:r>
      <w:r w:rsidR="0087766B" w:rsidRPr="0087766B">
        <w:rPr>
          <w:rStyle w:val="afffe"/>
        </w:rPr>
        <w:instrText xml:space="preserve">  \* MERGEFORMAT </w:instrText>
      </w:r>
      <w:r w:rsidR="0087766B" w:rsidRPr="0087766B">
        <w:rPr>
          <w:rStyle w:val="afffe"/>
        </w:rPr>
      </w:r>
      <w:r w:rsidR="0087766B" w:rsidRPr="0087766B">
        <w:rPr>
          <w:rStyle w:val="afffe"/>
        </w:rPr>
        <w:fldChar w:fldCharType="separate"/>
      </w:r>
      <w:r w:rsidR="009A2348">
        <w:rPr>
          <w:rStyle w:val="afffe"/>
        </w:rPr>
        <w:t>2</w:t>
      </w:r>
      <w:r w:rsidR="0087766B" w:rsidRPr="0087766B">
        <w:rPr>
          <w:rStyle w:val="afffe"/>
        </w:rPr>
        <w:fldChar w:fldCharType="end"/>
      </w:r>
      <w:r w:rsidR="0087766B">
        <w:rPr>
          <w:rFonts w:hint="eastAsia"/>
        </w:rPr>
        <w:t>（内閣官房等ガイドライン）を発出した</w:t>
      </w:r>
      <w:r>
        <w:rPr>
          <w:rFonts w:hint="eastAsia"/>
        </w:rPr>
        <w:t>。本ディスカッションペーパー（本書）では、同ガイドラインを踏まえ、特に自治体がLINE</w:t>
      </w:r>
      <w:r w:rsidR="00E468AE">
        <w:rPr>
          <w:rFonts w:hint="eastAsia"/>
        </w:rPr>
        <w:t>サービス</w:t>
      </w:r>
      <w:r w:rsidR="001A1E7C">
        <w:rPr>
          <w:rFonts w:hint="eastAsia"/>
        </w:rPr>
        <w:t>等のSNS</w:t>
      </w:r>
      <w:r>
        <w:rPr>
          <w:rFonts w:hint="eastAsia"/>
        </w:rPr>
        <w:t>を業務に利用する際に考慮すべき点や、今後の課題について議論する。</w:t>
      </w:r>
    </w:p>
    <w:p w14:paraId="36E851A1" w14:textId="2E0E7BC4" w:rsidR="001811D7" w:rsidRDefault="001811D7" w:rsidP="001811D7">
      <w:pPr>
        <w:widowControl/>
        <w:jc w:val="left"/>
      </w:pPr>
    </w:p>
    <w:tbl>
      <w:tblPr>
        <w:tblStyle w:val="af9"/>
        <w:tblW w:w="0" w:type="auto"/>
        <w:tblLook w:val="04A0" w:firstRow="1" w:lastRow="0" w:firstColumn="1" w:lastColumn="0" w:noHBand="0" w:noVBand="1"/>
      </w:tblPr>
      <w:tblGrid>
        <w:gridCol w:w="8494"/>
      </w:tblGrid>
      <w:tr w:rsidR="001811D7" w14:paraId="03F2B207" w14:textId="77777777" w:rsidTr="0075236C">
        <w:tc>
          <w:tcPr>
            <w:tcW w:w="8494" w:type="dxa"/>
          </w:tcPr>
          <w:p w14:paraId="09906801" w14:textId="4A79693C" w:rsidR="001811D7" w:rsidRDefault="001811D7" w:rsidP="0075236C">
            <w:pPr>
              <w:pStyle w:val="a0"/>
              <w:ind w:firstLineChars="0" w:firstLine="0"/>
            </w:pPr>
            <w:r w:rsidRPr="00461314">
              <w:rPr>
                <w:rFonts w:hint="eastAsia"/>
              </w:rPr>
              <w:t>本ディスカッションペーパーは、</w:t>
            </w:r>
            <w:r>
              <w:rPr>
                <w:rFonts w:hint="eastAsia"/>
              </w:rPr>
              <w:t>政府CIO補佐官等の有識者</w:t>
            </w:r>
            <w:r w:rsidRPr="00461314">
              <w:rPr>
                <w:rFonts w:hint="eastAsia"/>
              </w:rPr>
              <w:t>による検討内容を取りまとめたもので、論点整理、意見・市場動向の情報収集を通じて、オープンで活発な議論を喚起し、結果として議論の練度の向上を目的としている。そのため、ディスカッションペーパーの内容や意見は、掲載時期の検討内容であり、執筆者個人に属しており、内閣官房　情報通信技術（IT）総合戦略室、政府の公式見解を示すものではない。</w:t>
            </w:r>
          </w:p>
        </w:tc>
      </w:tr>
    </w:tbl>
    <w:bookmarkStart w:id="1" w:name="_Toc77619462" w:displacedByCustomXml="next"/>
    <w:bookmarkStart w:id="2" w:name="_Toc76419918" w:displacedByCustomXml="next"/>
    <w:sdt>
      <w:sdtPr>
        <w:rPr>
          <w:rFonts w:ascii="ＭＳ 明朝" w:eastAsia="ＭＳ 明朝" w:hAnsiTheme="minorHAnsi" w:cstheme="minorBidi"/>
          <w:color w:val="auto"/>
          <w:kern w:val="2"/>
          <w:sz w:val="24"/>
          <w:szCs w:val="22"/>
          <w:lang w:val="ja-JP"/>
        </w:rPr>
        <w:id w:val="-312720117"/>
        <w:docPartObj>
          <w:docPartGallery w:val="Table of Contents"/>
          <w:docPartUnique/>
        </w:docPartObj>
      </w:sdtPr>
      <w:sdtEndPr>
        <w:rPr>
          <w:b/>
          <w:bCs/>
        </w:rPr>
      </w:sdtEndPr>
      <w:sdtContent>
        <w:p w14:paraId="46D1CDF3" w14:textId="40684C23" w:rsidR="00CA4713" w:rsidRDefault="00612BD0">
          <w:pPr>
            <w:pStyle w:val="afff1"/>
          </w:pPr>
          <w:r>
            <w:rPr>
              <w:rFonts w:hint="eastAsia"/>
              <w:lang w:val="ja-JP"/>
            </w:rPr>
            <w:t>目　次</w:t>
          </w:r>
        </w:p>
        <w:bookmarkEnd w:id="1" w:displacedByCustomXml="next"/>
        <w:bookmarkEnd w:id="2" w:displacedByCustomXml="next"/>
      </w:sdtContent>
    </w:sdt>
    <w:p w14:paraId="0C4CF6D2" w14:textId="4B7C2B9A" w:rsidR="00D852F3" w:rsidRPr="00D852F3" w:rsidRDefault="00D852F3" w:rsidP="00D852F3">
      <w:pPr>
        <w:pStyle w:val="11"/>
        <w:rPr>
          <w:rFonts w:asciiTheme="minorHAnsi" w:eastAsiaTheme="minorEastAsia"/>
          <w:noProof/>
          <w:sz w:val="22"/>
        </w:rPr>
      </w:pPr>
      <w:bookmarkStart w:id="3" w:name="_Hlk77619862"/>
      <w:r w:rsidRPr="00D852F3">
        <w:rPr>
          <w:rFonts w:hint="eastAsia"/>
        </w:rPr>
        <w:t>第1章：対応編</w:t>
      </w:r>
      <w:bookmarkEnd w:id="3"/>
      <w:r>
        <w:fldChar w:fldCharType="begin"/>
      </w:r>
      <w:r w:rsidRPr="00D852F3">
        <w:instrText xml:space="preserve"> TOC \o "1-3" \h \z \u </w:instrText>
      </w:r>
      <w:r>
        <w:fldChar w:fldCharType="separate"/>
      </w:r>
    </w:p>
    <w:p w14:paraId="7FA58185" w14:textId="0112818B" w:rsidR="00D852F3" w:rsidRDefault="004F12C3" w:rsidP="00D852F3">
      <w:pPr>
        <w:pStyle w:val="11"/>
        <w:rPr>
          <w:rFonts w:asciiTheme="minorHAnsi" w:eastAsiaTheme="minorEastAsia"/>
          <w:noProof/>
          <w:sz w:val="21"/>
        </w:rPr>
      </w:pPr>
      <w:hyperlink w:anchor="_Toc77619463" w:history="1">
        <w:r w:rsidR="00D852F3" w:rsidRPr="00B615CB">
          <w:rPr>
            <w:rStyle w:val="afff2"/>
            <w:noProof/>
          </w:rPr>
          <w:t>１ SNS利用に向けた今後の自治体での対応</w:t>
        </w:r>
        <w:r w:rsidR="00D852F3">
          <w:rPr>
            <w:noProof/>
            <w:webHidden/>
          </w:rPr>
          <w:tab/>
        </w:r>
        <w:r w:rsidR="00D852F3">
          <w:rPr>
            <w:noProof/>
            <w:webHidden/>
          </w:rPr>
          <w:fldChar w:fldCharType="begin"/>
        </w:r>
        <w:r w:rsidR="00D852F3">
          <w:rPr>
            <w:noProof/>
            <w:webHidden/>
          </w:rPr>
          <w:instrText xml:space="preserve"> PAGEREF _Toc77619463 \h </w:instrText>
        </w:r>
        <w:r w:rsidR="00D852F3">
          <w:rPr>
            <w:noProof/>
            <w:webHidden/>
          </w:rPr>
        </w:r>
        <w:r w:rsidR="00D852F3">
          <w:rPr>
            <w:noProof/>
            <w:webHidden/>
          </w:rPr>
          <w:fldChar w:fldCharType="separate"/>
        </w:r>
        <w:r w:rsidR="00D852F3">
          <w:rPr>
            <w:noProof/>
            <w:webHidden/>
          </w:rPr>
          <w:t>4</w:t>
        </w:r>
        <w:r w:rsidR="00D852F3">
          <w:rPr>
            <w:noProof/>
            <w:webHidden/>
          </w:rPr>
          <w:fldChar w:fldCharType="end"/>
        </w:r>
      </w:hyperlink>
    </w:p>
    <w:p w14:paraId="0B66C41B" w14:textId="77777777" w:rsidR="00D852F3" w:rsidRDefault="004F12C3" w:rsidP="00D852F3">
      <w:pPr>
        <w:pStyle w:val="21"/>
        <w:tabs>
          <w:tab w:val="right" w:leader="dot" w:pos="8494"/>
        </w:tabs>
        <w:rPr>
          <w:rFonts w:asciiTheme="minorHAnsi" w:eastAsiaTheme="minorEastAsia"/>
          <w:noProof/>
          <w:sz w:val="21"/>
        </w:rPr>
      </w:pPr>
      <w:hyperlink w:anchor="_Toc77619464" w:history="1">
        <w:r w:rsidR="00D852F3" w:rsidRPr="00B615CB">
          <w:rPr>
            <w:rStyle w:val="afff2"/>
            <w:noProof/>
            <w:snapToGrid w:val="0"/>
            <w:kern w:val="0"/>
          </w:rPr>
          <w:t>１.１</w:t>
        </w:r>
        <w:r w:rsidR="00D852F3" w:rsidRPr="00B615CB">
          <w:rPr>
            <w:rStyle w:val="afff2"/>
            <w:noProof/>
          </w:rPr>
          <w:t xml:space="preserve"> 内閣官房等ガイドラインに推奨されるところ</w:t>
        </w:r>
        <w:r w:rsidR="00D852F3">
          <w:rPr>
            <w:noProof/>
            <w:webHidden/>
          </w:rPr>
          <w:tab/>
        </w:r>
        <w:r w:rsidR="00D852F3">
          <w:rPr>
            <w:noProof/>
            <w:webHidden/>
          </w:rPr>
          <w:fldChar w:fldCharType="begin"/>
        </w:r>
        <w:r w:rsidR="00D852F3">
          <w:rPr>
            <w:noProof/>
            <w:webHidden/>
          </w:rPr>
          <w:instrText xml:space="preserve"> PAGEREF _Toc77619464 \h </w:instrText>
        </w:r>
        <w:r w:rsidR="00D852F3">
          <w:rPr>
            <w:noProof/>
            <w:webHidden/>
          </w:rPr>
        </w:r>
        <w:r w:rsidR="00D852F3">
          <w:rPr>
            <w:noProof/>
            <w:webHidden/>
          </w:rPr>
          <w:fldChar w:fldCharType="separate"/>
        </w:r>
        <w:r w:rsidR="00D852F3">
          <w:rPr>
            <w:noProof/>
            <w:webHidden/>
          </w:rPr>
          <w:t>4</w:t>
        </w:r>
        <w:r w:rsidR="00D852F3">
          <w:rPr>
            <w:noProof/>
            <w:webHidden/>
          </w:rPr>
          <w:fldChar w:fldCharType="end"/>
        </w:r>
      </w:hyperlink>
    </w:p>
    <w:p w14:paraId="79CB961F" w14:textId="2E87E924" w:rsidR="00D852F3" w:rsidRPr="00D852F3" w:rsidRDefault="004F12C3" w:rsidP="00D852F3">
      <w:pPr>
        <w:pStyle w:val="21"/>
        <w:tabs>
          <w:tab w:val="right" w:leader="dot" w:pos="8494"/>
        </w:tabs>
        <w:rPr>
          <w:noProof/>
          <w:color w:val="0000FF" w:themeColor="hyperlink"/>
          <w:u w:val="single"/>
        </w:rPr>
      </w:pPr>
      <w:hyperlink w:anchor="_Toc77619465" w:history="1">
        <w:r w:rsidR="00D852F3" w:rsidRPr="00B615CB">
          <w:rPr>
            <w:rStyle w:val="afff2"/>
            <w:noProof/>
            <w:snapToGrid w:val="0"/>
            <w:kern w:val="0"/>
          </w:rPr>
          <w:t>１.２</w:t>
        </w:r>
        <w:r w:rsidR="00D852F3" w:rsidRPr="00B615CB">
          <w:rPr>
            <w:rStyle w:val="afff2"/>
            <w:noProof/>
          </w:rPr>
          <w:t xml:space="preserve"> 利用規約とリスクの判断</w:t>
        </w:r>
        <w:r w:rsidR="00D852F3">
          <w:rPr>
            <w:noProof/>
            <w:webHidden/>
          </w:rPr>
          <w:tab/>
        </w:r>
        <w:r w:rsidR="00D852F3">
          <w:rPr>
            <w:noProof/>
            <w:webHidden/>
          </w:rPr>
          <w:fldChar w:fldCharType="begin"/>
        </w:r>
        <w:r w:rsidR="00D852F3">
          <w:rPr>
            <w:noProof/>
            <w:webHidden/>
          </w:rPr>
          <w:instrText xml:space="preserve"> PAGEREF _Toc77619465 \h </w:instrText>
        </w:r>
        <w:r w:rsidR="00D852F3">
          <w:rPr>
            <w:noProof/>
            <w:webHidden/>
          </w:rPr>
        </w:r>
        <w:r w:rsidR="00D852F3">
          <w:rPr>
            <w:noProof/>
            <w:webHidden/>
          </w:rPr>
          <w:fldChar w:fldCharType="separate"/>
        </w:r>
        <w:r w:rsidR="00D852F3">
          <w:rPr>
            <w:noProof/>
            <w:webHidden/>
          </w:rPr>
          <w:t>5</w:t>
        </w:r>
        <w:r w:rsidR="00D852F3">
          <w:rPr>
            <w:noProof/>
            <w:webHidden/>
          </w:rPr>
          <w:fldChar w:fldCharType="end"/>
        </w:r>
      </w:hyperlink>
    </w:p>
    <w:p w14:paraId="4800067B" w14:textId="77777777" w:rsidR="00D852F3" w:rsidRDefault="00D852F3" w:rsidP="00D852F3">
      <w:pPr>
        <w:pStyle w:val="11"/>
      </w:pPr>
    </w:p>
    <w:p w14:paraId="248A87C7" w14:textId="3458A6B4" w:rsidR="00D852F3" w:rsidRPr="00D852F3" w:rsidRDefault="00D852F3" w:rsidP="00D852F3">
      <w:pPr>
        <w:pStyle w:val="11"/>
      </w:pPr>
      <w:r w:rsidRPr="00D852F3">
        <w:rPr>
          <w:rFonts w:hint="eastAsia"/>
        </w:rPr>
        <w:t>第2章：解説編</w:t>
      </w:r>
    </w:p>
    <w:p w14:paraId="124B1921" w14:textId="77777777" w:rsidR="00D852F3" w:rsidRDefault="004F12C3" w:rsidP="00D852F3">
      <w:pPr>
        <w:pStyle w:val="11"/>
        <w:rPr>
          <w:rFonts w:asciiTheme="minorHAnsi" w:eastAsiaTheme="minorEastAsia"/>
          <w:noProof/>
          <w:sz w:val="21"/>
        </w:rPr>
      </w:pPr>
      <w:hyperlink w:anchor="_Toc77619466" w:history="1">
        <w:r w:rsidR="00D852F3" w:rsidRPr="00B615CB">
          <w:rPr>
            <w:rStyle w:val="afff2"/>
            <w:noProof/>
          </w:rPr>
          <w:t>１ 自治体におけるLINE利用</w:t>
        </w:r>
        <w:r w:rsidR="00D852F3">
          <w:rPr>
            <w:noProof/>
            <w:webHidden/>
          </w:rPr>
          <w:tab/>
        </w:r>
        <w:r w:rsidR="00D852F3">
          <w:rPr>
            <w:noProof/>
            <w:webHidden/>
          </w:rPr>
          <w:fldChar w:fldCharType="begin"/>
        </w:r>
        <w:r w:rsidR="00D852F3">
          <w:rPr>
            <w:noProof/>
            <w:webHidden/>
          </w:rPr>
          <w:instrText xml:space="preserve"> PAGEREF _Toc77619466 \h </w:instrText>
        </w:r>
        <w:r w:rsidR="00D852F3">
          <w:rPr>
            <w:noProof/>
            <w:webHidden/>
          </w:rPr>
        </w:r>
        <w:r w:rsidR="00D852F3">
          <w:rPr>
            <w:noProof/>
            <w:webHidden/>
          </w:rPr>
          <w:fldChar w:fldCharType="separate"/>
        </w:r>
        <w:r w:rsidR="00D852F3">
          <w:rPr>
            <w:noProof/>
            <w:webHidden/>
          </w:rPr>
          <w:t>8</w:t>
        </w:r>
        <w:r w:rsidR="00D852F3">
          <w:rPr>
            <w:noProof/>
            <w:webHidden/>
          </w:rPr>
          <w:fldChar w:fldCharType="end"/>
        </w:r>
      </w:hyperlink>
    </w:p>
    <w:p w14:paraId="660FBB5C" w14:textId="77777777" w:rsidR="00D852F3" w:rsidRDefault="004F12C3" w:rsidP="00D852F3">
      <w:pPr>
        <w:pStyle w:val="21"/>
        <w:tabs>
          <w:tab w:val="right" w:leader="dot" w:pos="8494"/>
        </w:tabs>
        <w:rPr>
          <w:rFonts w:asciiTheme="minorHAnsi" w:eastAsiaTheme="minorEastAsia"/>
          <w:noProof/>
          <w:sz w:val="21"/>
        </w:rPr>
      </w:pPr>
      <w:hyperlink w:anchor="_Toc77619467" w:history="1">
        <w:r w:rsidR="00D852F3" w:rsidRPr="00B615CB">
          <w:rPr>
            <w:rStyle w:val="afff2"/>
            <w:noProof/>
            <w:snapToGrid w:val="0"/>
            <w:kern w:val="0"/>
          </w:rPr>
          <w:t>１.１</w:t>
        </w:r>
        <w:r w:rsidR="00D852F3" w:rsidRPr="00B615CB">
          <w:rPr>
            <w:rStyle w:val="afff2"/>
            <w:noProof/>
          </w:rPr>
          <w:t xml:space="preserve"> LINEサービスを利用する自治体業務</w:t>
        </w:r>
        <w:r w:rsidR="00D852F3">
          <w:rPr>
            <w:noProof/>
            <w:webHidden/>
          </w:rPr>
          <w:tab/>
        </w:r>
        <w:r w:rsidR="00D852F3">
          <w:rPr>
            <w:noProof/>
            <w:webHidden/>
          </w:rPr>
          <w:fldChar w:fldCharType="begin"/>
        </w:r>
        <w:r w:rsidR="00D852F3">
          <w:rPr>
            <w:noProof/>
            <w:webHidden/>
          </w:rPr>
          <w:instrText xml:space="preserve"> PAGEREF _Toc77619467 \h </w:instrText>
        </w:r>
        <w:r w:rsidR="00D852F3">
          <w:rPr>
            <w:noProof/>
            <w:webHidden/>
          </w:rPr>
        </w:r>
        <w:r w:rsidR="00D852F3">
          <w:rPr>
            <w:noProof/>
            <w:webHidden/>
          </w:rPr>
          <w:fldChar w:fldCharType="separate"/>
        </w:r>
        <w:r w:rsidR="00D852F3">
          <w:rPr>
            <w:noProof/>
            <w:webHidden/>
          </w:rPr>
          <w:t>8</w:t>
        </w:r>
        <w:r w:rsidR="00D852F3">
          <w:rPr>
            <w:noProof/>
            <w:webHidden/>
          </w:rPr>
          <w:fldChar w:fldCharType="end"/>
        </w:r>
      </w:hyperlink>
    </w:p>
    <w:p w14:paraId="0493B75B" w14:textId="77777777" w:rsidR="00D852F3" w:rsidRDefault="004F12C3" w:rsidP="00D852F3">
      <w:pPr>
        <w:pStyle w:val="21"/>
        <w:tabs>
          <w:tab w:val="right" w:leader="dot" w:pos="8494"/>
        </w:tabs>
        <w:rPr>
          <w:rFonts w:asciiTheme="minorHAnsi" w:eastAsiaTheme="minorEastAsia"/>
          <w:noProof/>
          <w:sz w:val="21"/>
        </w:rPr>
      </w:pPr>
      <w:hyperlink w:anchor="_Toc77619468" w:history="1">
        <w:r w:rsidR="00D852F3" w:rsidRPr="00B615CB">
          <w:rPr>
            <w:rStyle w:val="afff2"/>
            <w:noProof/>
            <w:snapToGrid w:val="0"/>
            <w:kern w:val="0"/>
          </w:rPr>
          <w:t>１.２</w:t>
        </w:r>
        <w:r w:rsidR="00D852F3" w:rsidRPr="00B615CB">
          <w:rPr>
            <w:rStyle w:val="afff2"/>
            <w:noProof/>
          </w:rPr>
          <w:t xml:space="preserve"> LINEサービスのアカウント種別と利用方法</w:t>
        </w:r>
        <w:r w:rsidR="00D852F3">
          <w:rPr>
            <w:noProof/>
            <w:webHidden/>
          </w:rPr>
          <w:tab/>
        </w:r>
        <w:r w:rsidR="00D852F3">
          <w:rPr>
            <w:noProof/>
            <w:webHidden/>
          </w:rPr>
          <w:fldChar w:fldCharType="begin"/>
        </w:r>
        <w:r w:rsidR="00D852F3">
          <w:rPr>
            <w:noProof/>
            <w:webHidden/>
          </w:rPr>
          <w:instrText xml:space="preserve"> PAGEREF _Toc77619468 \h </w:instrText>
        </w:r>
        <w:r w:rsidR="00D852F3">
          <w:rPr>
            <w:noProof/>
            <w:webHidden/>
          </w:rPr>
        </w:r>
        <w:r w:rsidR="00D852F3">
          <w:rPr>
            <w:noProof/>
            <w:webHidden/>
          </w:rPr>
          <w:fldChar w:fldCharType="separate"/>
        </w:r>
        <w:r w:rsidR="00D852F3">
          <w:rPr>
            <w:noProof/>
            <w:webHidden/>
          </w:rPr>
          <w:t>8</w:t>
        </w:r>
        <w:r w:rsidR="00D852F3">
          <w:rPr>
            <w:noProof/>
            <w:webHidden/>
          </w:rPr>
          <w:fldChar w:fldCharType="end"/>
        </w:r>
      </w:hyperlink>
    </w:p>
    <w:p w14:paraId="31EDC5FF" w14:textId="77777777" w:rsidR="00D852F3" w:rsidRDefault="004F12C3" w:rsidP="00D852F3">
      <w:pPr>
        <w:pStyle w:val="11"/>
        <w:rPr>
          <w:rFonts w:asciiTheme="minorHAnsi" w:eastAsiaTheme="minorEastAsia"/>
          <w:noProof/>
          <w:sz w:val="21"/>
        </w:rPr>
      </w:pPr>
      <w:hyperlink w:anchor="_Toc77619469" w:history="1">
        <w:r w:rsidR="00D852F3" w:rsidRPr="00B615CB">
          <w:rPr>
            <w:rStyle w:val="afff2"/>
            <w:noProof/>
          </w:rPr>
          <w:t>２ SNSのサービス形態</w:t>
        </w:r>
        <w:r w:rsidR="00D852F3">
          <w:rPr>
            <w:noProof/>
            <w:webHidden/>
          </w:rPr>
          <w:tab/>
        </w:r>
        <w:r w:rsidR="00D852F3">
          <w:rPr>
            <w:noProof/>
            <w:webHidden/>
          </w:rPr>
          <w:fldChar w:fldCharType="begin"/>
        </w:r>
        <w:r w:rsidR="00D852F3">
          <w:rPr>
            <w:noProof/>
            <w:webHidden/>
          </w:rPr>
          <w:instrText xml:space="preserve"> PAGEREF _Toc77619469 \h </w:instrText>
        </w:r>
        <w:r w:rsidR="00D852F3">
          <w:rPr>
            <w:noProof/>
            <w:webHidden/>
          </w:rPr>
        </w:r>
        <w:r w:rsidR="00D852F3">
          <w:rPr>
            <w:noProof/>
            <w:webHidden/>
          </w:rPr>
          <w:fldChar w:fldCharType="separate"/>
        </w:r>
        <w:r w:rsidR="00D852F3">
          <w:rPr>
            <w:noProof/>
            <w:webHidden/>
          </w:rPr>
          <w:t>10</w:t>
        </w:r>
        <w:r w:rsidR="00D852F3">
          <w:rPr>
            <w:noProof/>
            <w:webHidden/>
          </w:rPr>
          <w:fldChar w:fldCharType="end"/>
        </w:r>
      </w:hyperlink>
    </w:p>
    <w:p w14:paraId="09D19A5C" w14:textId="77777777" w:rsidR="00D852F3" w:rsidRDefault="004F12C3" w:rsidP="00D852F3">
      <w:pPr>
        <w:pStyle w:val="21"/>
        <w:tabs>
          <w:tab w:val="right" w:leader="dot" w:pos="8494"/>
        </w:tabs>
        <w:rPr>
          <w:rFonts w:asciiTheme="minorHAnsi" w:eastAsiaTheme="minorEastAsia"/>
          <w:noProof/>
          <w:sz w:val="21"/>
        </w:rPr>
      </w:pPr>
      <w:hyperlink w:anchor="_Toc77619470" w:history="1">
        <w:r w:rsidR="00D852F3" w:rsidRPr="00B615CB">
          <w:rPr>
            <w:rStyle w:val="afff2"/>
            <w:noProof/>
            <w:snapToGrid w:val="0"/>
            <w:kern w:val="0"/>
          </w:rPr>
          <w:t>２.１</w:t>
        </w:r>
        <w:r w:rsidR="00D852F3" w:rsidRPr="00B615CB">
          <w:rPr>
            <w:rStyle w:val="afff2"/>
            <w:noProof/>
          </w:rPr>
          <w:t xml:space="preserve"> SNSの種別</w:t>
        </w:r>
        <w:r w:rsidR="00D852F3">
          <w:rPr>
            <w:noProof/>
            <w:webHidden/>
          </w:rPr>
          <w:tab/>
        </w:r>
        <w:r w:rsidR="00D852F3">
          <w:rPr>
            <w:noProof/>
            <w:webHidden/>
          </w:rPr>
          <w:fldChar w:fldCharType="begin"/>
        </w:r>
        <w:r w:rsidR="00D852F3">
          <w:rPr>
            <w:noProof/>
            <w:webHidden/>
          </w:rPr>
          <w:instrText xml:space="preserve"> PAGEREF _Toc77619470 \h </w:instrText>
        </w:r>
        <w:r w:rsidR="00D852F3">
          <w:rPr>
            <w:noProof/>
            <w:webHidden/>
          </w:rPr>
        </w:r>
        <w:r w:rsidR="00D852F3">
          <w:rPr>
            <w:noProof/>
            <w:webHidden/>
          </w:rPr>
          <w:fldChar w:fldCharType="separate"/>
        </w:r>
        <w:r w:rsidR="00D852F3">
          <w:rPr>
            <w:noProof/>
            <w:webHidden/>
          </w:rPr>
          <w:t>10</w:t>
        </w:r>
        <w:r w:rsidR="00D852F3">
          <w:rPr>
            <w:noProof/>
            <w:webHidden/>
          </w:rPr>
          <w:fldChar w:fldCharType="end"/>
        </w:r>
      </w:hyperlink>
    </w:p>
    <w:p w14:paraId="491B8347" w14:textId="77777777" w:rsidR="00D852F3" w:rsidRDefault="004F12C3" w:rsidP="00D852F3">
      <w:pPr>
        <w:pStyle w:val="21"/>
        <w:tabs>
          <w:tab w:val="right" w:leader="dot" w:pos="8494"/>
        </w:tabs>
        <w:rPr>
          <w:rFonts w:asciiTheme="minorHAnsi" w:eastAsiaTheme="minorEastAsia"/>
          <w:noProof/>
          <w:sz w:val="21"/>
        </w:rPr>
      </w:pPr>
      <w:hyperlink w:anchor="_Toc77619471" w:history="1">
        <w:r w:rsidR="00D852F3" w:rsidRPr="00B615CB">
          <w:rPr>
            <w:rStyle w:val="afff2"/>
            <w:noProof/>
            <w:snapToGrid w:val="0"/>
            <w:kern w:val="0"/>
          </w:rPr>
          <w:t>２.２</w:t>
        </w:r>
        <w:r w:rsidR="00D852F3" w:rsidRPr="00B615CB">
          <w:rPr>
            <w:rStyle w:val="afff2"/>
            <w:noProof/>
          </w:rPr>
          <w:t xml:space="preserve"> SNSの中のLINEサービス</w:t>
        </w:r>
        <w:r w:rsidR="00D852F3">
          <w:rPr>
            <w:noProof/>
            <w:webHidden/>
          </w:rPr>
          <w:tab/>
        </w:r>
        <w:r w:rsidR="00D852F3">
          <w:rPr>
            <w:noProof/>
            <w:webHidden/>
          </w:rPr>
          <w:fldChar w:fldCharType="begin"/>
        </w:r>
        <w:r w:rsidR="00D852F3">
          <w:rPr>
            <w:noProof/>
            <w:webHidden/>
          </w:rPr>
          <w:instrText xml:space="preserve"> PAGEREF _Toc77619471 \h </w:instrText>
        </w:r>
        <w:r w:rsidR="00D852F3">
          <w:rPr>
            <w:noProof/>
            <w:webHidden/>
          </w:rPr>
        </w:r>
        <w:r w:rsidR="00D852F3">
          <w:rPr>
            <w:noProof/>
            <w:webHidden/>
          </w:rPr>
          <w:fldChar w:fldCharType="separate"/>
        </w:r>
        <w:r w:rsidR="00D852F3">
          <w:rPr>
            <w:noProof/>
            <w:webHidden/>
          </w:rPr>
          <w:t>11</w:t>
        </w:r>
        <w:r w:rsidR="00D852F3">
          <w:rPr>
            <w:noProof/>
            <w:webHidden/>
          </w:rPr>
          <w:fldChar w:fldCharType="end"/>
        </w:r>
      </w:hyperlink>
    </w:p>
    <w:p w14:paraId="3F881C0D" w14:textId="77777777" w:rsidR="00D852F3" w:rsidRDefault="004F12C3" w:rsidP="00D852F3">
      <w:pPr>
        <w:pStyle w:val="21"/>
        <w:tabs>
          <w:tab w:val="right" w:leader="dot" w:pos="8494"/>
        </w:tabs>
        <w:rPr>
          <w:rFonts w:asciiTheme="minorHAnsi" w:eastAsiaTheme="minorEastAsia"/>
          <w:noProof/>
          <w:sz w:val="21"/>
        </w:rPr>
      </w:pPr>
      <w:hyperlink w:anchor="_Toc77619472" w:history="1">
        <w:r w:rsidR="00D852F3" w:rsidRPr="00B615CB">
          <w:rPr>
            <w:rStyle w:val="afff2"/>
            <w:noProof/>
            <w:snapToGrid w:val="0"/>
            <w:kern w:val="0"/>
          </w:rPr>
          <w:t>２.３</w:t>
        </w:r>
        <w:r w:rsidR="00D852F3" w:rsidRPr="00B615CB">
          <w:rPr>
            <w:rStyle w:val="afff2"/>
            <w:noProof/>
          </w:rPr>
          <w:t xml:space="preserve"> LINEサービスの構造</w:t>
        </w:r>
        <w:r w:rsidR="00D852F3">
          <w:rPr>
            <w:noProof/>
            <w:webHidden/>
          </w:rPr>
          <w:tab/>
        </w:r>
        <w:r w:rsidR="00D852F3">
          <w:rPr>
            <w:noProof/>
            <w:webHidden/>
          </w:rPr>
          <w:fldChar w:fldCharType="begin"/>
        </w:r>
        <w:r w:rsidR="00D852F3">
          <w:rPr>
            <w:noProof/>
            <w:webHidden/>
          </w:rPr>
          <w:instrText xml:space="preserve"> PAGEREF _Toc77619472 \h </w:instrText>
        </w:r>
        <w:r w:rsidR="00D852F3">
          <w:rPr>
            <w:noProof/>
            <w:webHidden/>
          </w:rPr>
        </w:r>
        <w:r w:rsidR="00D852F3">
          <w:rPr>
            <w:noProof/>
            <w:webHidden/>
          </w:rPr>
          <w:fldChar w:fldCharType="separate"/>
        </w:r>
        <w:r w:rsidR="00D852F3">
          <w:rPr>
            <w:noProof/>
            <w:webHidden/>
          </w:rPr>
          <w:t>12</w:t>
        </w:r>
        <w:r w:rsidR="00D852F3">
          <w:rPr>
            <w:noProof/>
            <w:webHidden/>
          </w:rPr>
          <w:fldChar w:fldCharType="end"/>
        </w:r>
      </w:hyperlink>
    </w:p>
    <w:p w14:paraId="63A8EFB8" w14:textId="77777777" w:rsidR="00D852F3" w:rsidRDefault="004F12C3" w:rsidP="00D852F3">
      <w:pPr>
        <w:pStyle w:val="11"/>
        <w:rPr>
          <w:rFonts w:asciiTheme="minorHAnsi" w:eastAsiaTheme="minorEastAsia"/>
          <w:noProof/>
          <w:sz w:val="21"/>
        </w:rPr>
      </w:pPr>
      <w:hyperlink w:anchor="_Toc77619473" w:history="1">
        <w:r w:rsidR="00D852F3" w:rsidRPr="00B615CB">
          <w:rPr>
            <w:rStyle w:val="afff2"/>
            <w:noProof/>
          </w:rPr>
          <w:t>３ SNS利用が従来のシステム利用と異なる点</w:t>
        </w:r>
        <w:r w:rsidR="00D852F3">
          <w:rPr>
            <w:noProof/>
            <w:webHidden/>
          </w:rPr>
          <w:tab/>
        </w:r>
        <w:r w:rsidR="00D852F3">
          <w:rPr>
            <w:noProof/>
            <w:webHidden/>
          </w:rPr>
          <w:fldChar w:fldCharType="begin"/>
        </w:r>
        <w:r w:rsidR="00D852F3">
          <w:rPr>
            <w:noProof/>
            <w:webHidden/>
          </w:rPr>
          <w:instrText xml:space="preserve"> PAGEREF _Toc77619473 \h </w:instrText>
        </w:r>
        <w:r w:rsidR="00D852F3">
          <w:rPr>
            <w:noProof/>
            <w:webHidden/>
          </w:rPr>
        </w:r>
        <w:r w:rsidR="00D852F3">
          <w:rPr>
            <w:noProof/>
            <w:webHidden/>
          </w:rPr>
          <w:fldChar w:fldCharType="separate"/>
        </w:r>
        <w:r w:rsidR="00D852F3">
          <w:rPr>
            <w:noProof/>
            <w:webHidden/>
          </w:rPr>
          <w:t>15</w:t>
        </w:r>
        <w:r w:rsidR="00D852F3">
          <w:rPr>
            <w:noProof/>
            <w:webHidden/>
          </w:rPr>
          <w:fldChar w:fldCharType="end"/>
        </w:r>
      </w:hyperlink>
    </w:p>
    <w:p w14:paraId="63014D3E" w14:textId="77777777" w:rsidR="00D852F3" w:rsidRDefault="004F12C3" w:rsidP="00D852F3">
      <w:pPr>
        <w:pStyle w:val="21"/>
        <w:tabs>
          <w:tab w:val="right" w:leader="dot" w:pos="8494"/>
        </w:tabs>
        <w:rPr>
          <w:rFonts w:asciiTheme="minorHAnsi" w:eastAsiaTheme="minorEastAsia"/>
          <w:noProof/>
          <w:sz w:val="21"/>
        </w:rPr>
      </w:pPr>
      <w:hyperlink w:anchor="_Toc77619474" w:history="1">
        <w:r w:rsidR="00D852F3" w:rsidRPr="00B615CB">
          <w:rPr>
            <w:rStyle w:val="afff2"/>
            <w:noProof/>
            <w:snapToGrid w:val="0"/>
            <w:kern w:val="0"/>
          </w:rPr>
          <w:t>３.１</w:t>
        </w:r>
        <w:r w:rsidR="00D852F3" w:rsidRPr="00B615CB">
          <w:rPr>
            <w:rStyle w:val="afff2"/>
            <w:noProof/>
          </w:rPr>
          <w:t xml:space="preserve"> 自治体のSNS利用の歴史</w:t>
        </w:r>
        <w:r w:rsidR="00D852F3">
          <w:rPr>
            <w:noProof/>
            <w:webHidden/>
          </w:rPr>
          <w:tab/>
        </w:r>
        <w:r w:rsidR="00D852F3">
          <w:rPr>
            <w:noProof/>
            <w:webHidden/>
          </w:rPr>
          <w:fldChar w:fldCharType="begin"/>
        </w:r>
        <w:r w:rsidR="00D852F3">
          <w:rPr>
            <w:noProof/>
            <w:webHidden/>
          </w:rPr>
          <w:instrText xml:space="preserve"> PAGEREF _Toc77619474 \h </w:instrText>
        </w:r>
        <w:r w:rsidR="00D852F3">
          <w:rPr>
            <w:noProof/>
            <w:webHidden/>
          </w:rPr>
        </w:r>
        <w:r w:rsidR="00D852F3">
          <w:rPr>
            <w:noProof/>
            <w:webHidden/>
          </w:rPr>
          <w:fldChar w:fldCharType="separate"/>
        </w:r>
        <w:r w:rsidR="00D852F3">
          <w:rPr>
            <w:noProof/>
            <w:webHidden/>
          </w:rPr>
          <w:t>15</w:t>
        </w:r>
        <w:r w:rsidR="00D852F3">
          <w:rPr>
            <w:noProof/>
            <w:webHidden/>
          </w:rPr>
          <w:fldChar w:fldCharType="end"/>
        </w:r>
      </w:hyperlink>
    </w:p>
    <w:p w14:paraId="43FD36D7" w14:textId="77777777" w:rsidR="00D852F3" w:rsidRDefault="004F12C3" w:rsidP="00D852F3">
      <w:pPr>
        <w:pStyle w:val="21"/>
        <w:tabs>
          <w:tab w:val="right" w:leader="dot" w:pos="8494"/>
        </w:tabs>
        <w:rPr>
          <w:rFonts w:asciiTheme="minorHAnsi" w:eastAsiaTheme="minorEastAsia"/>
          <w:noProof/>
          <w:sz w:val="21"/>
        </w:rPr>
      </w:pPr>
      <w:hyperlink w:anchor="_Toc77619475" w:history="1">
        <w:r w:rsidR="00D852F3" w:rsidRPr="00B615CB">
          <w:rPr>
            <w:rStyle w:val="afff2"/>
            <w:noProof/>
            <w:snapToGrid w:val="0"/>
            <w:kern w:val="0"/>
          </w:rPr>
          <w:t>３.２</w:t>
        </w:r>
        <w:r w:rsidR="00D852F3" w:rsidRPr="00B615CB">
          <w:rPr>
            <w:rStyle w:val="afff2"/>
            <w:noProof/>
          </w:rPr>
          <w:t xml:space="preserve"> 利用規約によるサービス利用</w:t>
        </w:r>
        <w:r w:rsidR="00D852F3">
          <w:rPr>
            <w:noProof/>
            <w:webHidden/>
          </w:rPr>
          <w:tab/>
        </w:r>
        <w:r w:rsidR="00D852F3">
          <w:rPr>
            <w:noProof/>
            <w:webHidden/>
          </w:rPr>
          <w:fldChar w:fldCharType="begin"/>
        </w:r>
        <w:r w:rsidR="00D852F3">
          <w:rPr>
            <w:noProof/>
            <w:webHidden/>
          </w:rPr>
          <w:instrText xml:space="preserve"> PAGEREF _Toc77619475 \h </w:instrText>
        </w:r>
        <w:r w:rsidR="00D852F3">
          <w:rPr>
            <w:noProof/>
            <w:webHidden/>
          </w:rPr>
        </w:r>
        <w:r w:rsidR="00D852F3">
          <w:rPr>
            <w:noProof/>
            <w:webHidden/>
          </w:rPr>
          <w:fldChar w:fldCharType="separate"/>
        </w:r>
        <w:r w:rsidR="00D852F3">
          <w:rPr>
            <w:noProof/>
            <w:webHidden/>
          </w:rPr>
          <w:t>17</w:t>
        </w:r>
        <w:r w:rsidR="00D852F3">
          <w:rPr>
            <w:noProof/>
            <w:webHidden/>
          </w:rPr>
          <w:fldChar w:fldCharType="end"/>
        </w:r>
      </w:hyperlink>
    </w:p>
    <w:p w14:paraId="642D9E7C" w14:textId="77777777" w:rsidR="00D852F3" w:rsidRDefault="004F12C3" w:rsidP="00D852F3">
      <w:pPr>
        <w:pStyle w:val="11"/>
        <w:rPr>
          <w:rFonts w:asciiTheme="minorHAnsi" w:eastAsiaTheme="minorEastAsia"/>
          <w:noProof/>
          <w:sz w:val="21"/>
        </w:rPr>
      </w:pPr>
      <w:hyperlink w:anchor="_Toc77619476" w:history="1">
        <w:r w:rsidR="00D852F3" w:rsidRPr="00B615CB">
          <w:rPr>
            <w:rStyle w:val="afff2"/>
            <w:noProof/>
          </w:rPr>
          <w:t>４ 電気通信事業法と市場の変化</w:t>
        </w:r>
        <w:r w:rsidR="00D852F3">
          <w:rPr>
            <w:noProof/>
            <w:webHidden/>
          </w:rPr>
          <w:tab/>
        </w:r>
        <w:r w:rsidR="00D852F3">
          <w:rPr>
            <w:noProof/>
            <w:webHidden/>
          </w:rPr>
          <w:fldChar w:fldCharType="begin"/>
        </w:r>
        <w:r w:rsidR="00D852F3">
          <w:rPr>
            <w:noProof/>
            <w:webHidden/>
          </w:rPr>
          <w:instrText xml:space="preserve"> PAGEREF _Toc77619476 \h </w:instrText>
        </w:r>
        <w:r w:rsidR="00D852F3">
          <w:rPr>
            <w:noProof/>
            <w:webHidden/>
          </w:rPr>
        </w:r>
        <w:r w:rsidR="00D852F3">
          <w:rPr>
            <w:noProof/>
            <w:webHidden/>
          </w:rPr>
          <w:fldChar w:fldCharType="separate"/>
        </w:r>
        <w:r w:rsidR="00D852F3">
          <w:rPr>
            <w:noProof/>
            <w:webHidden/>
          </w:rPr>
          <w:t>18</w:t>
        </w:r>
        <w:r w:rsidR="00D852F3">
          <w:rPr>
            <w:noProof/>
            <w:webHidden/>
          </w:rPr>
          <w:fldChar w:fldCharType="end"/>
        </w:r>
      </w:hyperlink>
    </w:p>
    <w:p w14:paraId="4525E6B8" w14:textId="77777777" w:rsidR="00D852F3" w:rsidRDefault="004F12C3" w:rsidP="00D852F3">
      <w:pPr>
        <w:pStyle w:val="21"/>
        <w:tabs>
          <w:tab w:val="right" w:leader="dot" w:pos="8494"/>
        </w:tabs>
        <w:rPr>
          <w:rFonts w:asciiTheme="minorHAnsi" w:eastAsiaTheme="minorEastAsia"/>
          <w:noProof/>
          <w:sz w:val="21"/>
        </w:rPr>
      </w:pPr>
      <w:hyperlink w:anchor="_Toc77619477" w:history="1">
        <w:r w:rsidR="00D852F3" w:rsidRPr="00B615CB">
          <w:rPr>
            <w:rStyle w:val="afff2"/>
            <w:noProof/>
            <w:snapToGrid w:val="0"/>
            <w:kern w:val="0"/>
          </w:rPr>
          <w:t>４.１</w:t>
        </w:r>
        <w:r w:rsidR="00D852F3" w:rsidRPr="00B615CB">
          <w:rPr>
            <w:rStyle w:val="afff2"/>
            <w:noProof/>
          </w:rPr>
          <w:t xml:space="preserve"> 電気通信事業法のSNSへの適用</w:t>
        </w:r>
        <w:r w:rsidR="00D852F3">
          <w:rPr>
            <w:noProof/>
            <w:webHidden/>
          </w:rPr>
          <w:tab/>
        </w:r>
        <w:r w:rsidR="00D852F3">
          <w:rPr>
            <w:noProof/>
            <w:webHidden/>
          </w:rPr>
          <w:fldChar w:fldCharType="begin"/>
        </w:r>
        <w:r w:rsidR="00D852F3">
          <w:rPr>
            <w:noProof/>
            <w:webHidden/>
          </w:rPr>
          <w:instrText xml:space="preserve"> PAGEREF _Toc77619477 \h </w:instrText>
        </w:r>
        <w:r w:rsidR="00D852F3">
          <w:rPr>
            <w:noProof/>
            <w:webHidden/>
          </w:rPr>
        </w:r>
        <w:r w:rsidR="00D852F3">
          <w:rPr>
            <w:noProof/>
            <w:webHidden/>
          </w:rPr>
          <w:fldChar w:fldCharType="separate"/>
        </w:r>
        <w:r w:rsidR="00D852F3">
          <w:rPr>
            <w:noProof/>
            <w:webHidden/>
          </w:rPr>
          <w:t>18</w:t>
        </w:r>
        <w:r w:rsidR="00D852F3">
          <w:rPr>
            <w:noProof/>
            <w:webHidden/>
          </w:rPr>
          <w:fldChar w:fldCharType="end"/>
        </w:r>
      </w:hyperlink>
    </w:p>
    <w:p w14:paraId="5A10FB5B" w14:textId="77777777" w:rsidR="00D852F3" w:rsidRDefault="004F12C3" w:rsidP="00D852F3">
      <w:pPr>
        <w:pStyle w:val="11"/>
        <w:rPr>
          <w:rFonts w:asciiTheme="minorHAnsi" w:eastAsiaTheme="minorEastAsia"/>
          <w:noProof/>
          <w:sz w:val="21"/>
        </w:rPr>
      </w:pPr>
      <w:hyperlink w:anchor="_Toc77619478" w:history="1">
        <w:r w:rsidR="00D852F3" w:rsidRPr="00B615CB">
          <w:rPr>
            <w:rStyle w:val="afff2"/>
            <w:noProof/>
          </w:rPr>
          <w:t>５ LINE報道で指摘された課題</w:t>
        </w:r>
        <w:r w:rsidR="00D852F3">
          <w:rPr>
            <w:noProof/>
            <w:webHidden/>
          </w:rPr>
          <w:tab/>
        </w:r>
        <w:r w:rsidR="00D852F3">
          <w:rPr>
            <w:noProof/>
            <w:webHidden/>
          </w:rPr>
          <w:fldChar w:fldCharType="begin"/>
        </w:r>
        <w:r w:rsidR="00D852F3">
          <w:rPr>
            <w:noProof/>
            <w:webHidden/>
          </w:rPr>
          <w:instrText xml:space="preserve"> PAGEREF _Toc77619478 \h </w:instrText>
        </w:r>
        <w:r w:rsidR="00D852F3">
          <w:rPr>
            <w:noProof/>
            <w:webHidden/>
          </w:rPr>
        </w:r>
        <w:r w:rsidR="00D852F3">
          <w:rPr>
            <w:noProof/>
            <w:webHidden/>
          </w:rPr>
          <w:fldChar w:fldCharType="separate"/>
        </w:r>
        <w:r w:rsidR="00D852F3">
          <w:rPr>
            <w:noProof/>
            <w:webHidden/>
          </w:rPr>
          <w:t>19</w:t>
        </w:r>
        <w:r w:rsidR="00D852F3">
          <w:rPr>
            <w:noProof/>
            <w:webHidden/>
          </w:rPr>
          <w:fldChar w:fldCharType="end"/>
        </w:r>
      </w:hyperlink>
    </w:p>
    <w:p w14:paraId="5887BC15" w14:textId="77777777" w:rsidR="00D852F3" w:rsidRDefault="004F12C3" w:rsidP="00D852F3">
      <w:pPr>
        <w:pStyle w:val="21"/>
        <w:tabs>
          <w:tab w:val="right" w:leader="dot" w:pos="8494"/>
        </w:tabs>
        <w:rPr>
          <w:rFonts w:asciiTheme="minorHAnsi" w:eastAsiaTheme="minorEastAsia"/>
          <w:noProof/>
          <w:sz w:val="21"/>
        </w:rPr>
      </w:pPr>
      <w:hyperlink w:anchor="_Toc77619479" w:history="1">
        <w:r w:rsidR="00D852F3" w:rsidRPr="00B615CB">
          <w:rPr>
            <w:rStyle w:val="afff2"/>
            <w:noProof/>
            <w:snapToGrid w:val="0"/>
            <w:kern w:val="0"/>
          </w:rPr>
          <w:t>５.１</w:t>
        </w:r>
        <w:r w:rsidR="00D852F3" w:rsidRPr="00B615CB">
          <w:rPr>
            <w:rStyle w:val="afff2"/>
            <w:noProof/>
          </w:rPr>
          <w:t xml:space="preserve"> データの保管場所に係る課題</w:t>
        </w:r>
        <w:r w:rsidR="00D852F3">
          <w:rPr>
            <w:noProof/>
            <w:webHidden/>
          </w:rPr>
          <w:tab/>
        </w:r>
        <w:r w:rsidR="00D852F3">
          <w:rPr>
            <w:noProof/>
            <w:webHidden/>
          </w:rPr>
          <w:fldChar w:fldCharType="begin"/>
        </w:r>
        <w:r w:rsidR="00D852F3">
          <w:rPr>
            <w:noProof/>
            <w:webHidden/>
          </w:rPr>
          <w:instrText xml:space="preserve"> PAGEREF _Toc77619479 \h </w:instrText>
        </w:r>
        <w:r w:rsidR="00D852F3">
          <w:rPr>
            <w:noProof/>
            <w:webHidden/>
          </w:rPr>
        </w:r>
        <w:r w:rsidR="00D852F3">
          <w:rPr>
            <w:noProof/>
            <w:webHidden/>
          </w:rPr>
          <w:fldChar w:fldCharType="separate"/>
        </w:r>
        <w:r w:rsidR="00D852F3">
          <w:rPr>
            <w:noProof/>
            <w:webHidden/>
          </w:rPr>
          <w:t>19</w:t>
        </w:r>
        <w:r w:rsidR="00D852F3">
          <w:rPr>
            <w:noProof/>
            <w:webHidden/>
          </w:rPr>
          <w:fldChar w:fldCharType="end"/>
        </w:r>
      </w:hyperlink>
    </w:p>
    <w:p w14:paraId="6A474C4A" w14:textId="77777777" w:rsidR="00D852F3" w:rsidRDefault="004F12C3" w:rsidP="00D852F3">
      <w:pPr>
        <w:pStyle w:val="21"/>
        <w:tabs>
          <w:tab w:val="right" w:leader="dot" w:pos="8494"/>
        </w:tabs>
        <w:rPr>
          <w:rFonts w:asciiTheme="minorHAnsi" w:eastAsiaTheme="minorEastAsia"/>
          <w:noProof/>
          <w:sz w:val="21"/>
        </w:rPr>
      </w:pPr>
      <w:hyperlink w:anchor="_Toc77619480" w:history="1">
        <w:r w:rsidR="00D852F3" w:rsidRPr="00B615CB">
          <w:rPr>
            <w:rStyle w:val="afff2"/>
            <w:noProof/>
            <w:snapToGrid w:val="0"/>
            <w:kern w:val="0"/>
          </w:rPr>
          <w:t>５.２</w:t>
        </w:r>
        <w:r w:rsidR="00D852F3" w:rsidRPr="00B615CB">
          <w:rPr>
            <w:rStyle w:val="afff2"/>
            <w:noProof/>
          </w:rPr>
          <w:t xml:space="preserve"> データへのアクセスに係る課題</w:t>
        </w:r>
        <w:r w:rsidR="00D852F3">
          <w:rPr>
            <w:noProof/>
            <w:webHidden/>
          </w:rPr>
          <w:tab/>
        </w:r>
        <w:r w:rsidR="00D852F3">
          <w:rPr>
            <w:noProof/>
            <w:webHidden/>
          </w:rPr>
          <w:fldChar w:fldCharType="begin"/>
        </w:r>
        <w:r w:rsidR="00D852F3">
          <w:rPr>
            <w:noProof/>
            <w:webHidden/>
          </w:rPr>
          <w:instrText xml:space="preserve"> PAGEREF _Toc77619480 \h </w:instrText>
        </w:r>
        <w:r w:rsidR="00D852F3">
          <w:rPr>
            <w:noProof/>
            <w:webHidden/>
          </w:rPr>
        </w:r>
        <w:r w:rsidR="00D852F3">
          <w:rPr>
            <w:noProof/>
            <w:webHidden/>
          </w:rPr>
          <w:fldChar w:fldCharType="separate"/>
        </w:r>
        <w:r w:rsidR="00D852F3">
          <w:rPr>
            <w:noProof/>
            <w:webHidden/>
          </w:rPr>
          <w:t>20</w:t>
        </w:r>
        <w:r w:rsidR="00D852F3">
          <w:rPr>
            <w:noProof/>
            <w:webHidden/>
          </w:rPr>
          <w:fldChar w:fldCharType="end"/>
        </w:r>
      </w:hyperlink>
    </w:p>
    <w:p w14:paraId="4C46AAD8" w14:textId="77777777" w:rsidR="00D852F3" w:rsidRDefault="004F12C3" w:rsidP="00D852F3">
      <w:pPr>
        <w:pStyle w:val="11"/>
        <w:rPr>
          <w:rFonts w:asciiTheme="minorHAnsi" w:eastAsiaTheme="minorEastAsia"/>
          <w:noProof/>
          <w:sz w:val="21"/>
        </w:rPr>
      </w:pPr>
      <w:hyperlink w:anchor="_Toc77619481" w:history="1">
        <w:r w:rsidR="00D852F3" w:rsidRPr="00B615CB">
          <w:rPr>
            <w:rStyle w:val="afff2"/>
            <w:noProof/>
          </w:rPr>
          <w:t>６ 秘匿すべき情報</w:t>
        </w:r>
        <w:r w:rsidR="00D852F3">
          <w:rPr>
            <w:noProof/>
            <w:webHidden/>
          </w:rPr>
          <w:tab/>
        </w:r>
        <w:r w:rsidR="00D852F3">
          <w:rPr>
            <w:noProof/>
            <w:webHidden/>
          </w:rPr>
          <w:fldChar w:fldCharType="begin"/>
        </w:r>
        <w:r w:rsidR="00D852F3">
          <w:rPr>
            <w:noProof/>
            <w:webHidden/>
          </w:rPr>
          <w:instrText xml:space="preserve"> PAGEREF _Toc77619481 \h </w:instrText>
        </w:r>
        <w:r w:rsidR="00D852F3">
          <w:rPr>
            <w:noProof/>
            <w:webHidden/>
          </w:rPr>
        </w:r>
        <w:r w:rsidR="00D852F3">
          <w:rPr>
            <w:noProof/>
            <w:webHidden/>
          </w:rPr>
          <w:fldChar w:fldCharType="separate"/>
        </w:r>
        <w:r w:rsidR="00D852F3">
          <w:rPr>
            <w:noProof/>
            <w:webHidden/>
          </w:rPr>
          <w:t>20</w:t>
        </w:r>
        <w:r w:rsidR="00D852F3">
          <w:rPr>
            <w:noProof/>
            <w:webHidden/>
          </w:rPr>
          <w:fldChar w:fldCharType="end"/>
        </w:r>
      </w:hyperlink>
    </w:p>
    <w:p w14:paraId="4E14F2E4" w14:textId="77777777" w:rsidR="00D852F3" w:rsidRDefault="004F12C3" w:rsidP="00D852F3">
      <w:pPr>
        <w:pStyle w:val="21"/>
        <w:tabs>
          <w:tab w:val="right" w:leader="dot" w:pos="8494"/>
        </w:tabs>
        <w:rPr>
          <w:rFonts w:asciiTheme="minorHAnsi" w:eastAsiaTheme="minorEastAsia"/>
          <w:noProof/>
          <w:sz w:val="21"/>
        </w:rPr>
      </w:pPr>
      <w:hyperlink w:anchor="_Toc77619482" w:history="1">
        <w:r w:rsidR="00D852F3" w:rsidRPr="00B615CB">
          <w:rPr>
            <w:rStyle w:val="afff2"/>
            <w:noProof/>
            <w:snapToGrid w:val="0"/>
            <w:kern w:val="0"/>
          </w:rPr>
          <w:t>６.１</w:t>
        </w:r>
        <w:r w:rsidR="00D852F3" w:rsidRPr="00B615CB">
          <w:rPr>
            <w:rStyle w:val="afff2"/>
            <w:noProof/>
          </w:rPr>
          <w:t xml:space="preserve"> 秘匿すべき情報とは</w:t>
        </w:r>
        <w:r w:rsidR="00D852F3">
          <w:rPr>
            <w:noProof/>
            <w:webHidden/>
          </w:rPr>
          <w:tab/>
        </w:r>
        <w:r w:rsidR="00D852F3">
          <w:rPr>
            <w:noProof/>
            <w:webHidden/>
          </w:rPr>
          <w:fldChar w:fldCharType="begin"/>
        </w:r>
        <w:r w:rsidR="00D852F3">
          <w:rPr>
            <w:noProof/>
            <w:webHidden/>
          </w:rPr>
          <w:instrText xml:space="preserve"> PAGEREF _Toc77619482 \h </w:instrText>
        </w:r>
        <w:r w:rsidR="00D852F3">
          <w:rPr>
            <w:noProof/>
            <w:webHidden/>
          </w:rPr>
        </w:r>
        <w:r w:rsidR="00D852F3">
          <w:rPr>
            <w:noProof/>
            <w:webHidden/>
          </w:rPr>
          <w:fldChar w:fldCharType="separate"/>
        </w:r>
        <w:r w:rsidR="00D852F3">
          <w:rPr>
            <w:noProof/>
            <w:webHidden/>
          </w:rPr>
          <w:t>20</w:t>
        </w:r>
        <w:r w:rsidR="00D852F3">
          <w:rPr>
            <w:noProof/>
            <w:webHidden/>
          </w:rPr>
          <w:fldChar w:fldCharType="end"/>
        </w:r>
      </w:hyperlink>
    </w:p>
    <w:p w14:paraId="14B6E72D" w14:textId="77777777" w:rsidR="00D852F3" w:rsidRDefault="004F12C3" w:rsidP="00D852F3">
      <w:pPr>
        <w:pStyle w:val="11"/>
        <w:rPr>
          <w:rFonts w:asciiTheme="minorHAnsi" w:eastAsiaTheme="minorEastAsia"/>
          <w:noProof/>
          <w:sz w:val="21"/>
        </w:rPr>
      </w:pPr>
      <w:hyperlink w:anchor="_Toc77619483" w:history="1">
        <w:r w:rsidR="00D852F3" w:rsidRPr="00B615CB">
          <w:rPr>
            <w:rStyle w:val="afff2"/>
            <w:noProof/>
          </w:rPr>
          <w:t>７ SNS事業者の対策可能性と課題</w:t>
        </w:r>
        <w:r w:rsidR="00D852F3">
          <w:rPr>
            <w:noProof/>
            <w:webHidden/>
          </w:rPr>
          <w:tab/>
        </w:r>
        <w:r w:rsidR="00D852F3">
          <w:rPr>
            <w:noProof/>
            <w:webHidden/>
          </w:rPr>
          <w:fldChar w:fldCharType="begin"/>
        </w:r>
        <w:r w:rsidR="00D852F3">
          <w:rPr>
            <w:noProof/>
            <w:webHidden/>
          </w:rPr>
          <w:instrText xml:space="preserve"> PAGEREF _Toc77619483 \h </w:instrText>
        </w:r>
        <w:r w:rsidR="00D852F3">
          <w:rPr>
            <w:noProof/>
            <w:webHidden/>
          </w:rPr>
        </w:r>
        <w:r w:rsidR="00D852F3">
          <w:rPr>
            <w:noProof/>
            <w:webHidden/>
          </w:rPr>
          <w:fldChar w:fldCharType="separate"/>
        </w:r>
        <w:r w:rsidR="00D852F3">
          <w:rPr>
            <w:noProof/>
            <w:webHidden/>
          </w:rPr>
          <w:t>21</w:t>
        </w:r>
        <w:r w:rsidR="00D852F3">
          <w:rPr>
            <w:noProof/>
            <w:webHidden/>
          </w:rPr>
          <w:fldChar w:fldCharType="end"/>
        </w:r>
      </w:hyperlink>
    </w:p>
    <w:p w14:paraId="47CF74BA" w14:textId="77777777" w:rsidR="00D852F3" w:rsidRDefault="004F12C3" w:rsidP="00D852F3">
      <w:pPr>
        <w:pStyle w:val="21"/>
        <w:tabs>
          <w:tab w:val="right" w:leader="dot" w:pos="8494"/>
        </w:tabs>
        <w:rPr>
          <w:rFonts w:asciiTheme="minorHAnsi" w:eastAsiaTheme="minorEastAsia"/>
          <w:noProof/>
          <w:sz w:val="21"/>
        </w:rPr>
      </w:pPr>
      <w:hyperlink w:anchor="_Toc77619484" w:history="1">
        <w:r w:rsidR="00D852F3" w:rsidRPr="00B615CB">
          <w:rPr>
            <w:rStyle w:val="afff2"/>
            <w:noProof/>
            <w:snapToGrid w:val="0"/>
            <w:kern w:val="0"/>
          </w:rPr>
          <w:t>７.１</w:t>
        </w:r>
        <w:r w:rsidR="00D852F3" w:rsidRPr="00B615CB">
          <w:rPr>
            <w:rStyle w:val="afff2"/>
            <w:noProof/>
          </w:rPr>
          <w:t xml:space="preserve"> 通信の秘密</w:t>
        </w:r>
        <w:r w:rsidR="00D852F3">
          <w:rPr>
            <w:noProof/>
            <w:webHidden/>
          </w:rPr>
          <w:tab/>
        </w:r>
        <w:r w:rsidR="00D852F3">
          <w:rPr>
            <w:noProof/>
            <w:webHidden/>
          </w:rPr>
          <w:fldChar w:fldCharType="begin"/>
        </w:r>
        <w:r w:rsidR="00D852F3">
          <w:rPr>
            <w:noProof/>
            <w:webHidden/>
          </w:rPr>
          <w:instrText xml:space="preserve"> PAGEREF _Toc77619484 \h </w:instrText>
        </w:r>
        <w:r w:rsidR="00D852F3">
          <w:rPr>
            <w:noProof/>
            <w:webHidden/>
          </w:rPr>
        </w:r>
        <w:r w:rsidR="00D852F3">
          <w:rPr>
            <w:noProof/>
            <w:webHidden/>
          </w:rPr>
          <w:fldChar w:fldCharType="separate"/>
        </w:r>
        <w:r w:rsidR="00D852F3">
          <w:rPr>
            <w:noProof/>
            <w:webHidden/>
          </w:rPr>
          <w:t>21</w:t>
        </w:r>
        <w:r w:rsidR="00D852F3">
          <w:rPr>
            <w:noProof/>
            <w:webHidden/>
          </w:rPr>
          <w:fldChar w:fldCharType="end"/>
        </w:r>
      </w:hyperlink>
    </w:p>
    <w:p w14:paraId="7CBDD311" w14:textId="77777777" w:rsidR="00D852F3" w:rsidRDefault="004F12C3" w:rsidP="00D852F3">
      <w:pPr>
        <w:pStyle w:val="21"/>
        <w:tabs>
          <w:tab w:val="right" w:leader="dot" w:pos="8494"/>
        </w:tabs>
        <w:rPr>
          <w:rFonts w:asciiTheme="minorHAnsi" w:eastAsiaTheme="minorEastAsia"/>
          <w:noProof/>
          <w:sz w:val="21"/>
        </w:rPr>
      </w:pPr>
      <w:hyperlink w:anchor="_Toc77619485" w:history="1">
        <w:r w:rsidR="00D852F3" w:rsidRPr="00B615CB">
          <w:rPr>
            <w:rStyle w:val="afff2"/>
            <w:noProof/>
            <w:snapToGrid w:val="0"/>
            <w:kern w:val="0"/>
          </w:rPr>
          <w:t>７.２</w:t>
        </w:r>
        <w:r w:rsidR="00D852F3" w:rsidRPr="00B615CB">
          <w:rPr>
            <w:rStyle w:val="afff2"/>
            <w:noProof/>
          </w:rPr>
          <w:t xml:space="preserve"> 海外でのデータ保存</w:t>
        </w:r>
        <w:r w:rsidR="00D852F3">
          <w:rPr>
            <w:noProof/>
            <w:webHidden/>
          </w:rPr>
          <w:tab/>
        </w:r>
        <w:r w:rsidR="00D852F3">
          <w:rPr>
            <w:noProof/>
            <w:webHidden/>
          </w:rPr>
          <w:fldChar w:fldCharType="begin"/>
        </w:r>
        <w:r w:rsidR="00D852F3">
          <w:rPr>
            <w:noProof/>
            <w:webHidden/>
          </w:rPr>
          <w:instrText xml:space="preserve"> PAGEREF _Toc77619485 \h </w:instrText>
        </w:r>
        <w:r w:rsidR="00D852F3">
          <w:rPr>
            <w:noProof/>
            <w:webHidden/>
          </w:rPr>
        </w:r>
        <w:r w:rsidR="00D852F3">
          <w:rPr>
            <w:noProof/>
            <w:webHidden/>
          </w:rPr>
          <w:fldChar w:fldCharType="separate"/>
        </w:r>
        <w:r w:rsidR="00D852F3">
          <w:rPr>
            <w:noProof/>
            <w:webHidden/>
          </w:rPr>
          <w:t>21</w:t>
        </w:r>
        <w:r w:rsidR="00D852F3">
          <w:rPr>
            <w:noProof/>
            <w:webHidden/>
          </w:rPr>
          <w:fldChar w:fldCharType="end"/>
        </w:r>
      </w:hyperlink>
    </w:p>
    <w:p w14:paraId="195728AB" w14:textId="77777777" w:rsidR="00D852F3" w:rsidRDefault="004F12C3" w:rsidP="00D852F3">
      <w:pPr>
        <w:pStyle w:val="21"/>
        <w:tabs>
          <w:tab w:val="right" w:leader="dot" w:pos="8494"/>
        </w:tabs>
        <w:rPr>
          <w:rFonts w:asciiTheme="minorHAnsi" w:eastAsiaTheme="minorEastAsia"/>
          <w:noProof/>
          <w:sz w:val="21"/>
        </w:rPr>
      </w:pPr>
      <w:hyperlink w:anchor="_Toc77619486" w:history="1">
        <w:r w:rsidR="00D852F3" w:rsidRPr="00B615CB">
          <w:rPr>
            <w:rStyle w:val="afff2"/>
            <w:noProof/>
            <w:snapToGrid w:val="0"/>
            <w:kern w:val="0"/>
          </w:rPr>
          <w:t>７.３</w:t>
        </w:r>
        <w:r w:rsidR="00D852F3" w:rsidRPr="00B615CB">
          <w:rPr>
            <w:rStyle w:val="afff2"/>
            <w:noProof/>
          </w:rPr>
          <w:t xml:space="preserve"> 海外からのデータアクセス</w:t>
        </w:r>
        <w:r w:rsidR="00D852F3">
          <w:rPr>
            <w:noProof/>
            <w:webHidden/>
          </w:rPr>
          <w:tab/>
        </w:r>
        <w:r w:rsidR="00D852F3">
          <w:rPr>
            <w:noProof/>
            <w:webHidden/>
          </w:rPr>
          <w:fldChar w:fldCharType="begin"/>
        </w:r>
        <w:r w:rsidR="00D852F3">
          <w:rPr>
            <w:noProof/>
            <w:webHidden/>
          </w:rPr>
          <w:instrText xml:space="preserve"> PAGEREF _Toc77619486 \h </w:instrText>
        </w:r>
        <w:r w:rsidR="00D852F3">
          <w:rPr>
            <w:noProof/>
            <w:webHidden/>
          </w:rPr>
        </w:r>
        <w:r w:rsidR="00D852F3">
          <w:rPr>
            <w:noProof/>
            <w:webHidden/>
          </w:rPr>
          <w:fldChar w:fldCharType="separate"/>
        </w:r>
        <w:r w:rsidR="00D852F3">
          <w:rPr>
            <w:noProof/>
            <w:webHidden/>
          </w:rPr>
          <w:t>22</w:t>
        </w:r>
        <w:r w:rsidR="00D852F3">
          <w:rPr>
            <w:noProof/>
            <w:webHidden/>
          </w:rPr>
          <w:fldChar w:fldCharType="end"/>
        </w:r>
      </w:hyperlink>
    </w:p>
    <w:p w14:paraId="3FBFD467" w14:textId="77777777" w:rsidR="00D852F3" w:rsidRDefault="004F12C3" w:rsidP="00D852F3">
      <w:pPr>
        <w:pStyle w:val="21"/>
        <w:tabs>
          <w:tab w:val="right" w:leader="dot" w:pos="8494"/>
        </w:tabs>
        <w:rPr>
          <w:rFonts w:asciiTheme="minorHAnsi" w:eastAsiaTheme="minorEastAsia"/>
          <w:noProof/>
          <w:sz w:val="21"/>
        </w:rPr>
      </w:pPr>
      <w:hyperlink w:anchor="_Toc77619487" w:history="1">
        <w:r w:rsidR="00D852F3" w:rsidRPr="00B615CB">
          <w:rPr>
            <w:rStyle w:val="afff2"/>
            <w:noProof/>
            <w:snapToGrid w:val="0"/>
            <w:kern w:val="0"/>
          </w:rPr>
          <w:t>７.４</w:t>
        </w:r>
        <w:r w:rsidR="00D852F3" w:rsidRPr="00B615CB">
          <w:rPr>
            <w:rStyle w:val="afff2"/>
            <w:noProof/>
          </w:rPr>
          <w:t xml:space="preserve"> データの所有権</w:t>
        </w:r>
        <w:r w:rsidR="00D852F3">
          <w:rPr>
            <w:noProof/>
            <w:webHidden/>
          </w:rPr>
          <w:tab/>
        </w:r>
        <w:r w:rsidR="00D852F3">
          <w:rPr>
            <w:noProof/>
            <w:webHidden/>
          </w:rPr>
          <w:fldChar w:fldCharType="begin"/>
        </w:r>
        <w:r w:rsidR="00D852F3">
          <w:rPr>
            <w:noProof/>
            <w:webHidden/>
          </w:rPr>
          <w:instrText xml:space="preserve"> PAGEREF _Toc77619487 \h </w:instrText>
        </w:r>
        <w:r w:rsidR="00D852F3">
          <w:rPr>
            <w:noProof/>
            <w:webHidden/>
          </w:rPr>
        </w:r>
        <w:r w:rsidR="00D852F3">
          <w:rPr>
            <w:noProof/>
            <w:webHidden/>
          </w:rPr>
          <w:fldChar w:fldCharType="separate"/>
        </w:r>
        <w:r w:rsidR="00D852F3">
          <w:rPr>
            <w:noProof/>
            <w:webHidden/>
          </w:rPr>
          <w:t>22</w:t>
        </w:r>
        <w:r w:rsidR="00D852F3">
          <w:rPr>
            <w:noProof/>
            <w:webHidden/>
          </w:rPr>
          <w:fldChar w:fldCharType="end"/>
        </w:r>
      </w:hyperlink>
    </w:p>
    <w:p w14:paraId="3D445AAB" w14:textId="77777777" w:rsidR="00D852F3" w:rsidRDefault="004F12C3" w:rsidP="00D852F3">
      <w:pPr>
        <w:pStyle w:val="11"/>
        <w:rPr>
          <w:rFonts w:asciiTheme="minorHAnsi" w:eastAsiaTheme="minorEastAsia"/>
          <w:noProof/>
          <w:sz w:val="21"/>
        </w:rPr>
      </w:pPr>
      <w:hyperlink w:anchor="_Toc77619488" w:history="1">
        <w:r w:rsidR="00D852F3" w:rsidRPr="00B615CB">
          <w:rPr>
            <w:rStyle w:val="afff2"/>
            <w:noProof/>
          </w:rPr>
          <w:t>８ 国のガイドラインで示された対策</w:t>
        </w:r>
        <w:r w:rsidR="00D852F3">
          <w:rPr>
            <w:noProof/>
            <w:webHidden/>
          </w:rPr>
          <w:tab/>
        </w:r>
        <w:r w:rsidR="00D852F3">
          <w:rPr>
            <w:noProof/>
            <w:webHidden/>
          </w:rPr>
          <w:fldChar w:fldCharType="begin"/>
        </w:r>
        <w:r w:rsidR="00D852F3">
          <w:rPr>
            <w:noProof/>
            <w:webHidden/>
          </w:rPr>
          <w:instrText xml:space="preserve"> PAGEREF _Toc77619488 \h </w:instrText>
        </w:r>
        <w:r w:rsidR="00D852F3">
          <w:rPr>
            <w:noProof/>
            <w:webHidden/>
          </w:rPr>
        </w:r>
        <w:r w:rsidR="00D852F3">
          <w:rPr>
            <w:noProof/>
            <w:webHidden/>
          </w:rPr>
          <w:fldChar w:fldCharType="separate"/>
        </w:r>
        <w:r w:rsidR="00D852F3">
          <w:rPr>
            <w:noProof/>
            <w:webHidden/>
          </w:rPr>
          <w:t>23</w:t>
        </w:r>
        <w:r w:rsidR="00D852F3">
          <w:rPr>
            <w:noProof/>
            <w:webHidden/>
          </w:rPr>
          <w:fldChar w:fldCharType="end"/>
        </w:r>
      </w:hyperlink>
    </w:p>
    <w:p w14:paraId="02573781" w14:textId="77777777" w:rsidR="00D852F3" w:rsidRDefault="004F12C3" w:rsidP="00D852F3">
      <w:pPr>
        <w:pStyle w:val="21"/>
        <w:tabs>
          <w:tab w:val="right" w:leader="dot" w:pos="8494"/>
        </w:tabs>
        <w:rPr>
          <w:rFonts w:asciiTheme="minorHAnsi" w:eastAsiaTheme="minorEastAsia"/>
          <w:noProof/>
          <w:sz w:val="21"/>
        </w:rPr>
      </w:pPr>
      <w:hyperlink w:anchor="_Toc77619489" w:history="1">
        <w:r w:rsidR="00D852F3" w:rsidRPr="00B615CB">
          <w:rPr>
            <w:rStyle w:val="afff2"/>
            <w:noProof/>
            <w:snapToGrid w:val="0"/>
            <w:kern w:val="0"/>
          </w:rPr>
          <w:t>８.１</w:t>
        </w:r>
        <w:r w:rsidR="00D852F3" w:rsidRPr="00B615CB">
          <w:rPr>
            <w:rStyle w:val="afff2"/>
            <w:noProof/>
          </w:rPr>
          <w:t xml:space="preserve"> 内閣官房等のガイドライン</w:t>
        </w:r>
        <w:r w:rsidR="00D852F3">
          <w:rPr>
            <w:noProof/>
            <w:webHidden/>
          </w:rPr>
          <w:tab/>
        </w:r>
        <w:r w:rsidR="00D852F3">
          <w:rPr>
            <w:noProof/>
            <w:webHidden/>
          </w:rPr>
          <w:fldChar w:fldCharType="begin"/>
        </w:r>
        <w:r w:rsidR="00D852F3">
          <w:rPr>
            <w:noProof/>
            <w:webHidden/>
          </w:rPr>
          <w:instrText xml:space="preserve"> PAGEREF _Toc77619489 \h </w:instrText>
        </w:r>
        <w:r w:rsidR="00D852F3">
          <w:rPr>
            <w:noProof/>
            <w:webHidden/>
          </w:rPr>
        </w:r>
        <w:r w:rsidR="00D852F3">
          <w:rPr>
            <w:noProof/>
            <w:webHidden/>
          </w:rPr>
          <w:fldChar w:fldCharType="separate"/>
        </w:r>
        <w:r w:rsidR="00D852F3">
          <w:rPr>
            <w:noProof/>
            <w:webHidden/>
          </w:rPr>
          <w:t>23</w:t>
        </w:r>
        <w:r w:rsidR="00D852F3">
          <w:rPr>
            <w:noProof/>
            <w:webHidden/>
          </w:rPr>
          <w:fldChar w:fldCharType="end"/>
        </w:r>
      </w:hyperlink>
    </w:p>
    <w:p w14:paraId="66F8FA1F" w14:textId="77777777" w:rsidR="00D852F3" w:rsidRDefault="004F12C3" w:rsidP="00D852F3">
      <w:pPr>
        <w:pStyle w:val="11"/>
        <w:rPr>
          <w:rFonts w:asciiTheme="minorHAnsi" w:eastAsiaTheme="minorEastAsia"/>
          <w:noProof/>
          <w:sz w:val="21"/>
        </w:rPr>
      </w:pPr>
      <w:hyperlink w:anchor="_Toc77619490" w:history="1">
        <w:r w:rsidR="00D852F3" w:rsidRPr="00B615CB">
          <w:rPr>
            <w:rStyle w:val="afff2"/>
            <w:noProof/>
          </w:rPr>
          <w:t>９ LINEが実施中の対策</w:t>
        </w:r>
        <w:r w:rsidR="00D852F3">
          <w:rPr>
            <w:noProof/>
            <w:webHidden/>
          </w:rPr>
          <w:tab/>
        </w:r>
        <w:r w:rsidR="00D852F3">
          <w:rPr>
            <w:noProof/>
            <w:webHidden/>
          </w:rPr>
          <w:fldChar w:fldCharType="begin"/>
        </w:r>
        <w:r w:rsidR="00D852F3">
          <w:rPr>
            <w:noProof/>
            <w:webHidden/>
          </w:rPr>
          <w:instrText xml:space="preserve"> PAGEREF _Toc77619490 \h </w:instrText>
        </w:r>
        <w:r w:rsidR="00D852F3">
          <w:rPr>
            <w:noProof/>
            <w:webHidden/>
          </w:rPr>
        </w:r>
        <w:r w:rsidR="00D852F3">
          <w:rPr>
            <w:noProof/>
            <w:webHidden/>
          </w:rPr>
          <w:fldChar w:fldCharType="separate"/>
        </w:r>
        <w:r w:rsidR="00D852F3">
          <w:rPr>
            <w:noProof/>
            <w:webHidden/>
          </w:rPr>
          <w:t>24</w:t>
        </w:r>
        <w:r w:rsidR="00D852F3">
          <w:rPr>
            <w:noProof/>
            <w:webHidden/>
          </w:rPr>
          <w:fldChar w:fldCharType="end"/>
        </w:r>
      </w:hyperlink>
    </w:p>
    <w:p w14:paraId="78A0622F" w14:textId="77777777" w:rsidR="00D852F3" w:rsidRDefault="004F12C3" w:rsidP="00D852F3">
      <w:pPr>
        <w:pStyle w:val="21"/>
        <w:tabs>
          <w:tab w:val="right" w:leader="dot" w:pos="8494"/>
        </w:tabs>
        <w:rPr>
          <w:rFonts w:asciiTheme="minorHAnsi" w:eastAsiaTheme="minorEastAsia"/>
          <w:noProof/>
          <w:sz w:val="21"/>
        </w:rPr>
      </w:pPr>
      <w:hyperlink w:anchor="_Toc77619491" w:history="1">
        <w:r w:rsidR="00D852F3" w:rsidRPr="00B615CB">
          <w:rPr>
            <w:rStyle w:val="afff2"/>
            <w:noProof/>
            <w:snapToGrid w:val="0"/>
            <w:kern w:val="0"/>
          </w:rPr>
          <w:t>９.１</w:t>
        </w:r>
        <w:r w:rsidR="00D852F3" w:rsidRPr="00B615CB">
          <w:rPr>
            <w:rStyle w:val="afff2"/>
            <w:noProof/>
          </w:rPr>
          <w:t xml:space="preserve"> 実施中の対策</w:t>
        </w:r>
        <w:r w:rsidR="00D852F3">
          <w:rPr>
            <w:noProof/>
            <w:webHidden/>
          </w:rPr>
          <w:tab/>
        </w:r>
        <w:r w:rsidR="00D852F3">
          <w:rPr>
            <w:noProof/>
            <w:webHidden/>
          </w:rPr>
          <w:fldChar w:fldCharType="begin"/>
        </w:r>
        <w:r w:rsidR="00D852F3">
          <w:rPr>
            <w:noProof/>
            <w:webHidden/>
          </w:rPr>
          <w:instrText xml:space="preserve"> PAGEREF _Toc77619491 \h </w:instrText>
        </w:r>
        <w:r w:rsidR="00D852F3">
          <w:rPr>
            <w:noProof/>
            <w:webHidden/>
          </w:rPr>
        </w:r>
        <w:r w:rsidR="00D852F3">
          <w:rPr>
            <w:noProof/>
            <w:webHidden/>
          </w:rPr>
          <w:fldChar w:fldCharType="separate"/>
        </w:r>
        <w:r w:rsidR="00D852F3">
          <w:rPr>
            <w:noProof/>
            <w:webHidden/>
          </w:rPr>
          <w:t>24</w:t>
        </w:r>
        <w:r w:rsidR="00D852F3">
          <w:rPr>
            <w:noProof/>
            <w:webHidden/>
          </w:rPr>
          <w:fldChar w:fldCharType="end"/>
        </w:r>
      </w:hyperlink>
    </w:p>
    <w:p w14:paraId="3BE39DA2" w14:textId="77777777" w:rsidR="00D852F3" w:rsidRDefault="004F12C3" w:rsidP="00D852F3">
      <w:pPr>
        <w:pStyle w:val="21"/>
        <w:tabs>
          <w:tab w:val="right" w:leader="dot" w:pos="8494"/>
        </w:tabs>
        <w:rPr>
          <w:rFonts w:asciiTheme="minorHAnsi" w:eastAsiaTheme="minorEastAsia"/>
          <w:noProof/>
          <w:sz w:val="21"/>
        </w:rPr>
      </w:pPr>
      <w:hyperlink w:anchor="_Toc77619492" w:history="1">
        <w:r w:rsidR="00D852F3" w:rsidRPr="00B615CB">
          <w:rPr>
            <w:rStyle w:val="afff2"/>
            <w:noProof/>
            <w:snapToGrid w:val="0"/>
            <w:kern w:val="0"/>
          </w:rPr>
          <w:t>９.２</w:t>
        </w:r>
        <w:r w:rsidR="00D852F3" w:rsidRPr="00B615CB">
          <w:rPr>
            <w:rStyle w:val="afff2"/>
            <w:noProof/>
          </w:rPr>
          <w:t xml:space="preserve"> 検討中の対策</w:t>
        </w:r>
        <w:r w:rsidR="00D852F3">
          <w:rPr>
            <w:noProof/>
            <w:webHidden/>
          </w:rPr>
          <w:tab/>
        </w:r>
        <w:r w:rsidR="00D852F3">
          <w:rPr>
            <w:noProof/>
            <w:webHidden/>
          </w:rPr>
          <w:fldChar w:fldCharType="begin"/>
        </w:r>
        <w:r w:rsidR="00D852F3">
          <w:rPr>
            <w:noProof/>
            <w:webHidden/>
          </w:rPr>
          <w:instrText xml:space="preserve"> PAGEREF _Toc77619492 \h </w:instrText>
        </w:r>
        <w:r w:rsidR="00D852F3">
          <w:rPr>
            <w:noProof/>
            <w:webHidden/>
          </w:rPr>
        </w:r>
        <w:r w:rsidR="00D852F3">
          <w:rPr>
            <w:noProof/>
            <w:webHidden/>
          </w:rPr>
          <w:fldChar w:fldCharType="separate"/>
        </w:r>
        <w:r w:rsidR="00D852F3">
          <w:rPr>
            <w:noProof/>
            <w:webHidden/>
          </w:rPr>
          <w:t>24</w:t>
        </w:r>
        <w:r w:rsidR="00D852F3">
          <w:rPr>
            <w:noProof/>
            <w:webHidden/>
          </w:rPr>
          <w:fldChar w:fldCharType="end"/>
        </w:r>
      </w:hyperlink>
    </w:p>
    <w:p w14:paraId="57337D62" w14:textId="3860BF07" w:rsidR="009951B7" w:rsidRPr="00580461" w:rsidRDefault="00D852F3" w:rsidP="00580461">
      <w:pPr>
        <w:widowControl/>
        <w:jc w:val="left"/>
        <w:sectPr w:rsidR="009951B7" w:rsidRPr="00580461">
          <w:headerReference w:type="even" r:id="rId8"/>
          <w:headerReference w:type="default" r:id="rId9"/>
          <w:footerReference w:type="even" r:id="rId10"/>
          <w:footerReference w:type="default" r:id="rId11"/>
          <w:headerReference w:type="first" r:id="rId12"/>
          <w:footerReference w:type="first" r:id="rId13"/>
          <w:pgSz w:w="11906" w:h="16838"/>
          <w:pgMar w:top="1985" w:right="1701" w:bottom="1701" w:left="1701" w:header="851" w:footer="992" w:gutter="0"/>
          <w:cols w:space="425"/>
          <w:docGrid w:type="lines" w:linePitch="360"/>
        </w:sectPr>
      </w:pPr>
      <w:r>
        <w:rPr>
          <w:b/>
          <w:bCs/>
          <w:lang w:val="ja-JP"/>
        </w:rPr>
        <w:fldChar w:fldCharType="end"/>
      </w:r>
    </w:p>
    <w:p w14:paraId="63F900B9" w14:textId="2422696F" w:rsidR="004B01B2" w:rsidRDefault="004B01B2" w:rsidP="004B01B2">
      <w:pPr>
        <w:pStyle w:val="a0"/>
        <w:ind w:firstLineChars="0" w:firstLine="0"/>
        <w:rPr>
          <w:rFonts w:ascii="メイリオ" w:eastAsia="メイリオ" w:hAnsi="メイリオ"/>
          <w:sz w:val="36"/>
        </w:rPr>
      </w:pPr>
    </w:p>
    <w:p w14:paraId="524D02F6" w14:textId="6D5E07AE" w:rsidR="004B01B2" w:rsidRDefault="004B01B2" w:rsidP="004B01B2">
      <w:pPr>
        <w:pStyle w:val="a0"/>
        <w:ind w:firstLineChars="0" w:firstLine="0"/>
        <w:rPr>
          <w:rFonts w:ascii="メイリオ" w:eastAsia="メイリオ" w:hAnsi="メイリオ"/>
          <w:sz w:val="36"/>
        </w:rPr>
      </w:pPr>
    </w:p>
    <w:p w14:paraId="55CB7E14" w14:textId="77777777" w:rsidR="004B01B2" w:rsidRDefault="004B01B2" w:rsidP="004B01B2">
      <w:pPr>
        <w:pStyle w:val="a0"/>
        <w:ind w:firstLineChars="0" w:firstLine="0"/>
        <w:rPr>
          <w:rFonts w:ascii="メイリオ" w:eastAsia="メイリオ" w:hAnsi="メイリオ"/>
          <w:sz w:val="36"/>
        </w:rPr>
      </w:pPr>
    </w:p>
    <w:p w14:paraId="65C6159D" w14:textId="77777777" w:rsidR="004B01B2" w:rsidRDefault="004B01B2" w:rsidP="004B01B2">
      <w:pPr>
        <w:pStyle w:val="a0"/>
        <w:ind w:firstLineChars="0" w:firstLine="0"/>
        <w:rPr>
          <w:rFonts w:ascii="メイリオ" w:eastAsia="メイリオ" w:hAnsi="メイリオ"/>
          <w:sz w:val="44"/>
        </w:rPr>
      </w:pPr>
    </w:p>
    <w:p w14:paraId="3D691D27" w14:textId="7AB0A565" w:rsidR="004B01B2" w:rsidRPr="004B01B2" w:rsidRDefault="004B01B2" w:rsidP="004B01B2">
      <w:pPr>
        <w:pStyle w:val="a0"/>
        <w:ind w:firstLineChars="0" w:firstLine="0"/>
        <w:rPr>
          <w:rFonts w:ascii="メイリオ" w:eastAsia="メイリオ" w:hAnsi="メイリオ"/>
          <w:sz w:val="44"/>
        </w:rPr>
      </w:pPr>
      <w:bookmarkStart w:id="4" w:name="_Hlk77619532"/>
      <w:r w:rsidRPr="004B01B2">
        <w:rPr>
          <w:rFonts w:ascii="メイリオ" w:eastAsia="メイリオ" w:hAnsi="メイリオ" w:hint="eastAsia"/>
          <w:sz w:val="44"/>
        </w:rPr>
        <w:t>第1章：対応編</w:t>
      </w:r>
      <w:bookmarkEnd w:id="4"/>
    </w:p>
    <w:p w14:paraId="6A6D35BE" w14:textId="22EE5296" w:rsidR="004B01B2" w:rsidRPr="004B01B2" w:rsidRDefault="004B01B2" w:rsidP="009951B7">
      <w:pPr>
        <w:pStyle w:val="a0"/>
        <w:spacing w:line="400" w:lineRule="exact"/>
        <w:ind w:firstLineChars="0" w:firstLine="0"/>
        <w:rPr>
          <w:rFonts w:ascii="メイリオ" w:eastAsia="メイリオ" w:hAnsi="メイリオ"/>
          <w:sz w:val="28"/>
        </w:rPr>
      </w:pPr>
      <w:r w:rsidRPr="004B01B2">
        <w:rPr>
          <w:rFonts w:ascii="メイリオ" w:eastAsia="メイリオ" w:hAnsi="メイリオ" w:hint="eastAsia"/>
          <w:sz w:val="28"/>
        </w:rPr>
        <w:t>対応編</w:t>
      </w:r>
      <w:r w:rsidR="009951B7">
        <w:rPr>
          <w:rFonts w:ascii="メイリオ" w:eastAsia="メイリオ" w:hAnsi="メイリオ" w:hint="eastAsia"/>
          <w:sz w:val="28"/>
        </w:rPr>
        <w:t>には</w:t>
      </w:r>
      <w:r>
        <w:rPr>
          <w:rFonts w:ascii="メイリオ" w:eastAsia="メイリオ" w:hAnsi="メイリオ" w:hint="eastAsia"/>
          <w:sz w:val="28"/>
        </w:rPr>
        <w:t>、</w:t>
      </w:r>
      <w:r w:rsidR="009951B7">
        <w:rPr>
          <w:rFonts w:ascii="メイリオ" w:eastAsia="メイリオ" w:hAnsi="メイリオ" w:hint="eastAsia"/>
          <w:sz w:val="28"/>
        </w:rPr>
        <w:t>2021年4月30日に発出された「</w:t>
      </w:r>
      <w:r>
        <w:rPr>
          <w:rFonts w:ascii="メイリオ" w:eastAsia="メイリオ" w:hAnsi="メイリオ" w:hint="eastAsia"/>
          <w:sz w:val="28"/>
        </w:rPr>
        <w:t>内閣官房等</w:t>
      </w:r>
      <w:r w:rsidR="009951B7">
        <w:rPr>
          <w:rFonts w:ascii="メイリオ" w:eastAsia="メイリオ" w:hAnsi="メイリオ" w:hint="eastAsia"/>
          <w:sz w:val="28"/>
        </w:rPr>
        <w:t>ガイドライン」を踏まえ、今後自治体におけるLINEサービスを含むSNSの利用において推奨される対応について記載</w:t>
      </w:r>
      <w:r w:rsidR="00D34D41">
        <w:rPr>
          <w:rFonts w:ascii="メイリオ" w:eastAsia="メイリオ" w:hAnsi="メイリオ" w:hint="eastAsia"/>
          <w:sz w:val="28"/>
        </w:rPr>
        <w:t>した</w:t>
      </w:r>
      <w:r w:rsidR="009951B7">
        <w:rPr>
          <w:rFonts w:ascii="メイリオ" w:eastAsia="メイリオ" w:hAnsi="メイリオ" w:hint="eastAsia"/>
          <w:sz w:val="28"/>
        </w:rPr>
        <w:t>。</w:t>
      </w:r>
      <w:r w:rsidR="00D34D41">
        <w:rPr>
          <w:rFonts w:ascii="メイリオ" w:eastAsia="メイリオ" w:hAnsi="メイリオ" w:hint="eastAsia"/>
          <w:sz w:val="28"/>
        </w:rPr>
        <w:t>また、議論の詳細については、</w:t>
      </w:r>
      <w:r w:rsidR="00763952">
        <w:rPr>
          <w:rFonts w:ascii="メイリオ" w:eastAsia="メイリオ" w:hAnsi="メイリオ" w:hint="eastAsia"/>
          <w:sz w:val="28"/>
        </w:rPr>
        <w:t>「</w:t>
      </w:r>
      <w:r w:rsidR="00D34D41">
        <w:rPr>
          <w:rFonts w:ascii="メイリオ" w:eastAsia="メイリオ" w:hAnsi="メイリオ" w:hint="eastAsia"/>
          <w:sz w:val="28"/>
        </w:rPr>
        <w:t>第2章</w:t>
      </w:r>
      <w:r w:rsidR="00D4666B">
        <w:rPr>
          <w:rFonts w:ascii="メイリオ" w:eastAsia="メイリオ" w:hAnsi="メイリオ" w:hint="eastAsia"/>
          <w:sz w:val="28"/>
        </w:rPr>
        <w:t>：</w:t>
      </w:r>
      <w:r w:rsidR="00D34D41">
        <w:rPr>
          <w:rFonts w:ascii="メイリオ" w:eastAsia="メイリオ" w:hAnsi="メイリオ" w:hint="eastAsia"/>
          <w:sz w:val="28"/>
        </w:rPr>
        <w:t>解説編</w:t>
      </w:r>
      <w:r w:rsidR="00763952">
        <w:rPr>
          <w:rFonts w:ascii="メイリオ" w:eastAsia="メイリオ" w:hAnsi="メイリオ" w:hint="eastAsia"/>
          <w:sz w:val="28"/>
        </w:rPr>
        <w:t>」</w:t>
      </w:r>
      <w:r w:rsidR="00D34D41">
        <w:rPr>
          <w:rFonts w:ascii="メイリオ" w:eastAsia="メイリオ" w:hAnsi="メイリオ" w:hint="eastAsia"/>
          <w:sz w:val="28"/>
        </w:rPr>
        <w:t>に記載したので</w:t>
      </w:r>
      <w:r w:rsidR="00D4666B">
        <w:rPr>
          <w:rFonts w:ascii="メイリオ" w:eastAsia="メイリオ" w:hAnsi="メイリオ" w:hint="eastAsia"/>
          <w:sz w:val="28"/>
        </w:rPr>
        <w:t>、</w:t>
      </w:r>
      <w:r w:rsidR="00D34D41">
        <w:rPr>
          <w:rFonts w:ascii="メイリオ" w:eastAsia="メイリオ" w:hAnsi="メイリオ" w:hint="eastAsia"/>
          <w:sz w:val="28"/>
        </w:rPr>
        <w:t>併せて参照いただきたい。</w:t>
      </w:r>
    </w:p>
    <w:p w14:paraId="17327DCB" w14:textId="5DEEF0F7" w:rsidR="004B01B2" w:rsidRPr="004B01B2" w:rsidRDefault="004B01B2" w:rsidP="004B01B2">
      <w:pPr>
        <w:pStyle w:val="a0"/>
        <w:ind w:firstLine="240"/>
        <w:sectPr w:rsidR="004B01B2" w:rsidRPr="004B01B2">
          <w:pgSz w:w="11906" w:h="16838"/>
          <w:pgMar w:top="1985" w:right="1701" w:bottom="1701" w:left="1701" w:header="851" w:footer="992" w:gutter="0"/>
          <w:cols w:space="425"/>
          <w:docGrid w:type="lines" w:linePitch="360"/>
        </w:sectPr>
      </w:pPr>
    </w:p>
    <w:p w14:paraId="70A356A4" w14:textId="77078278" w:rsidR="004B01B2" w:rsidRDefault="004B01B2" w:rsidP="004B01B2">
      <w:pPr>
        <w:pStyle w:val="1"/>
        <w:ind w:left="240" w:hanging="240"/>
      </w:pPr>
      <w:r>
        <w:rPr>
          <w:rFonts w:hint="eastAsia"/>
        </w:rPr>
        <w:lastRenderedPageBreak/>
        <w:t xml:space="preserve">　</w:t>
      </w:r>
      <w:bookmarkStart w:id="5" w:name="_Toc77619463"/>
      <w:r w:rsidR="00635503">
        <w:rPr>
          <w:rFonts w:hint="eastAsia"/>
        </w:rPr>
        <w:t>SNS利用</w:t>
      </w:r>
      <w:r w:rsidR="00D852F3">
        <w:rPr>
          <w:rFonts w:hint="eastAsia"/>
        </w:rPr>
        <w:t>に向けた</w:t>
      </w:r>
      <w:r w:rsidRPr="00964683">
        <w:rPr>
          <w:rFonts w:hint="eastAsia"/>
        </w:rPr>
        <w:t>今後の自治体での対応</w:t>
      </w:r>
      <w:bookmarkEnd w:id="5"/>
    </w:p>
    <w:p w14:paraId="453FC9B0" w14:textId="5C7CC7D8" w:rsidR="004B01B2" w:rsidRDefault="004B01B2" w:rsidP="004B01B2">
      <w:pPr>
        <w:pStyle w:val="2"/>
        <w:spacing w:before="360"/>
        <w:ind w:left="240" w:hanging="240"/>
      </w:pPr>
      <w:r>
        <w:rPr>
          <w:rFonts w:hint="eastAsia"/>
        </w:rPr>
        <w:t xml:space="preserve">　</w:t>
      </w:r>
      <w:bookmarkStart w:id="6" w:name="_Toc77619464"/>
      <w:r>
        <w:rPr>
          <w:rFonts w:hint="eastAsia"/>
        </w:rPr>
        <w:t>内閣官房等ガイドラインに推奨されるところ</w:t>
      </w:r>
      <w:bookmarkEnd w:id="6"/>
    </w:p>
    <w:p w14:paraId="3B29455F" w14:textId="3A0B91B2" w:rsidR="004B01B2" w:rsidRDefault="004B01B2" w:rsidP="004B01B2">
      <w:pPr>
        <w:pStyle w:val="a0"/>
        <w:spacing w:afterLines="50" w:after="180"/>
        <w:ind w:firstLine="240"/>
      </w:pPr>
      <w:r w:rsidRPr="00B96F1A">
        <w:rPr>
          <w:rFonts w:hAnsi="Century" w:cs="Times New Roman"/>
          <w:noProof/>
        </w:rPr>
        <mc:AlternateContent>
          <mc:Choice Requires="wps">
            <w:drawing>
              <wp:anchor distT="45720" distB="45720" distL="114300" distR="114300" simplePos="0" relativeHeight="251687936" behindDoc="0" locked="0" layoutInCell="1" allowOverlap="1" wp14:anchorId="02F6BD6D" wp14:editId="4ECDA735">
                <wp:simplePos x="0" y="0"/>
                <wp:positionH relativeFrom="margin">
                  <wp:posOffset>-62345</wp:posOffset>
                </wp:positionH>
                <wp:positionV relativeFrom="paragraph">
                  <wp:posOffset>1743191</wp:posOffset>
                </wp:positionV>
                <wp:extent cx="5753100" cy="2964180"/>
                <wp:effectExtent l="0" t="0" r="0" b="7620"/>
                <wp:wrapTopAndBottom/>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964180"/>
                        </a:xfrm>
                        <a:prstGeom prst="rect">
                          <a:avLst/>
                        </a:prstGeom>
                        <a:solidFill>
                          <a:srgbClr val="FFFFFF"/>
                        </a:solidFill>
                        <a:ln w="9525">
                          <a:noFill/>
                          <a:miter lim="800000"/>
                          <a:headEnd/>
                          <a:tailEnd/>
                        </a:ln>
                      </wps:spPr>
                      <wps:txbx>
                        <w:txbxContent>
                          <w:p w14:paraId="1D18CC33" w14:textId="5047F23A" w:rsidR="00D852F3" w:rsidRPr="002011CF" w:rsidRDefault="00D852F3" w:rsidP="004B01B2">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934A53">
                              <w:rPr>
                                <w:rFonts w:ascii="ＭＳ Ｐゴシック" w:eastAsia="ＭＳ Ｐゴシック" w:hAnsi="ＭＳ Ｐゴシック" w:hint="eastAsia"/>
                                <w:b/>
                                <w:sz w:val="22"/>
                              </w:rPr>
                              <w:t>図表</w:t>
                            </w:r>
                            <w:r w:rsidR="00672907">
                              <w:rPr>
                                <w:rFonts w:ascii="ＭＳ Ｐゴシック" w:eastAsia="ＭＳ Ｐゴシック" w:hAnsi="ＭＳ Ｐゴシック" w:hint="eastAsia"/>
                                <w:b/>
                                <w:sz w:val="22"/>
                              </w:rPr>
                              <w:t>１</w:t>
                            </w:r>
                            <w:r w:rsidRPr="00934A53">
                              <w:rPr>
                                <w:rFonts w:ascii="ＭＳ Ｐゴシック" w:eastAsia="ＭＳ Ｐゴシック" w:hAnsi="ＭＳ Ｐゴシック" w:hint="eastAsia"/>
                                <w:b/>
                                <w:sz w:val="22"/>
                              </w:rPr>
                              <w:t>：LINEサービス規約に基づいた利用</w:t>
                            </w:r>
                            <w:r w:rsidRPr="002011CF">
                              <w:rPr>
                                <w:rFonts w:ascii="ＭＳ Ｐゴシック" w:eastAsia="ＭＳ Ｐゴシック" w:hAnsi="ＭＳ Ｐゴシック" w:hint="eastAsia"/>
                                <w:b/>
                                <w:sz w:val="22"/>
                              </w:rPr>
                              <w:t>＞</w:t>
                            </w:r>
                          </w:p>
                          <w:p w14:paraId="5B5E79B2" w14:textId="6BFF1831" w:rsidR="00D852F3" w:rsidRPr="00BD6CFE" w:rsidRDefault="00672907" w:rsidP="004B01B2">
                            <w:pPr>
                              <w:rPr>
                                <w:sz w:val="16"/>
                              </w:rPr>
                            </w:pPr>
                            <w:r w:rsidRPr="00672907">
                              <w:rPr>
                                <w:noProof/>
                              </w:rPr>
                              <w:drawing>
                                <wp:inline distT="0" distB="0" distL="0" distR="0" wp14:anchorId="074A5F1F" wp14:editId="4B1F4A60">
                                  <wp:extent cx="5561330" cy="2668707"/>
                                  <wp:effectExtent l="0" t="0" r="127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1330" cy="266870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F6BD6D" id="_x0000_t202" coordsize="21600,21600" o:spt="202" path="m,l,21600r21600,l21600,xe">
                <v:stroke joinstyle="miter"/>
                <v:path gradientshapeok="t" o:connecttype="rect"/>
              </v:shapetype>
              <v:shape id="テキスト ボックス 2" o:spid="_x0000_s1026" type="#_x0000_t202" style="position:absolute;left:0;text-align:left;margin-left:-4.9pt;margin-top:137.25pt;width:453pt;height:233.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" stroked="f">
                <v:textbox>
                  <w:txbxContent>
                    <w:p w14:paraId="1D18CC33" w14:textId="5047F23A" w:rsidR="00D852F3" w:rsidRPr="002011CF" w:rsidRDefault="00D852F3" w:rsidP="004B01B2">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934A53">
                        <w:rPr>
                          <w:rFonts w:ascii="ＭＳ Ｐゴシック" w:eastAsia="ＭＳ Ｐゴシック" w:hAnsi="ＭＳ Ｐゴシック" w:hint="eastAsia"/>
                          <w:b/>
                          <w:sz w:val="22"/>
                        </w:rPr>
                        <w:t>図表</w:t>
                      </w:r>
                      <w:r w:rsidR="00672907">
                        <w:rPr>
                          <w:rFonts w:ascii="ＭＳ Ｐゴシック" w:eastAsia="ＭＳ Ｐゴシック" w:hAnsi="ＭＳ Ｐゴシック" w:hint="eastAsia"/>
                          <w:b/>
                          <w:sz w:val="22"/>
                        </w:rPr>
                        <w:t>１</w:t>
                      </w:r>
                      <w:r w:rsidRPr="00934A53">
                        <w:rPr>
                          <w:rFonts w:ascii="ＭＳ Ｐゴシック" w:eastAsia="ＭＳ Ｐゴシック" w:hAnsi="ＭＳ Ｐゴシック" w:hint="eastAsia"/>
                          <w:b/>
                          <w:sz w:val="22"/>
                        </w:rPr>
                        <w:t>：LINEサービス規約に基づいた利用</w:t>
                      </w:r>
                      <w:r w:rsidRPr="002011CF">
                        <w:rPr>
                          <w:rFonts w:ascii="ＭＳ Ｐゴシック" w:eastAsia="ＭＳ Ｐゴシック" w:hAnsi="ＭＳ Ｐゴシック" w:hint="eastAsia"/>
                          <w:b/>
                          <w:sz w:val="22"/>
                        </w:rPr>
                        <w:t>＞</w:t>
                      </w:r>
                    </w:p>
                    <w:p w14:paraId="5B5E79B2" w14:textId="6BFF1831" w:rsidR="00D852F3" w:rsidRPr="00BD6CFE" w:rsidRDefault="00672907" w:rsidP="004B01B2">
                      <w:pPr>
                        <w:rPr>
                          <w:sz w:val="16"/>
                        </w:rPr>
                      </w:pPr>
                      <w:r w:rsidRPr="00672907">
                        <w:drawing>
                          <wp:inline distT="0" distB="0" distL="0" distR="0" wp14:anchorId="074A5F1F" wp14:editId="4B1F4A60">
                            <wp:extent cx="5561330" cy="2668707"/>
                            <wp:effectExtent l="0" t="0" r="127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1330" cy="2668707"/>
                                    </a:xfrm>
                                    <a:prstGeom prst="rect">
                                      <a:avLst/>
                                    </a:prstGeom>
                                    <a:noFill/>
                                    <a:ln>
                                      <a:noFill/>
                                    </a:ln>
                                  </pic:spPr>
                                </pic:pic>
                              </a:graphicData>
                            </a:graphic>
                          </wp:inline>
                        </w:drawing>
                      </w:r>
                    </w:p>
                  </w:txbxContent>
                </v:textbox>
                <w10:wrap type="topAndBottom" anchorx="margin"/>
              </v:shape>
            </w:pict>
          </mc:Fallback>
        </mc:AlternateContent>
      </w:r>
      <w:r>
        <w:rPr>
          <w:rFonts w:hint="eastAsia"/>
        </w:rPr>
        <w:t>内閣官房等ガイドラインには、機密性の低い情報（広報、住民からの問合せへのQ&amp;A等）については、LINEサービスの利用規約に基づいた利用が可能であるとされている。加えて、ガイドラインに明示されていないが、住民に対してのコミュニケーションツールとして利用する場合は「公式アカウント」を取得することを推奨したい。公式アカウントの開設に際しては、LINE社が実在確認を行っており、これを利用することにより自治体の名をかたる成りすましアカウントの抑制や区別に寄与することができるためである。</w:t>
      </w:r>
    </w:p>
    <w:p w14:paraId="39571E96" w14:textId="77777777" w:rsidR="004B01B2" w:rsidRDefault="004B01B2" w:rsidP="004B01B2">
      <w:pPr>
        <w:pStyle w:val="a0"/>
        <w:spacing w:afterLines="50" w:after="180"/>
        <w:ind w:firstLineChars="0" w:firstLine="0"/>
      </w:pPr>
    </w:p>
    <w:p w14:paraId="5E3D287F" w14:textId="0316A33E" w:rsidR="004B01B2" w:rsidRDefault="004B01B2" w:rsidP="004B01B2">
      <w:pPr>
        <w:pStyle w:val="a0"/>
        <w:spacing w:afterLines="50" w:after="180"/>
        <w:ind w:firstLine="240"/>
      </w:pPr>
      <w:r>
        <w:rPr>
          <w:rFonts w:hint="eastAsia"/>
        </w:rPr>
        <w:t>一方で、内閣官房等ガイドラインには、機密性のある情報（住民等からのプライバシー性の高い相談業務やオンライン申請等）については、各団体のセキュリティポリシーに準拠して委託先と契約を結んだうえ、機密性情報をLINEサービスに保存せず委託先のDBに保存することとされている。これにより、自治体のセキュリティポリシーを順守できる環境下において、機密性情報は保存されることになる。一方で、短期間ではあるが、LINEサービスのインフラ上にも機密性情報が存在している点には留意しておく必要がある。また、LINEサービス以外のSNSメッセンジャーツールについても、情報の保存や所有権がサービスごとに異なるので確認の上利用することが望まれる。</w:t>
      </w:r>
    </w:p>
    <w:p w14:paraId="6B477F54" w14:textId="77777777" w:rsidR="004B01B2" w:rsidRDefault="004B01B2" w:rsidP="004B01B2">
      <w:pPr>
        <w:widowControl/>
        <w:jc w:val="left"/>
      </w:pPr>
      <w:r w:rsidRPr="00B96F1A">
        <w:rPr>
          <w:rFonts w:hAnsi="Century" w:cs="Times New Roman"/>
          <w:noProof/>
        </w:rPr>
        <w:lastRenderedPageBreak/>
        <mc:AlternateContent>
          <mc:Choice Requires="wps">
            <w:drawing>
              <wp:anchor distT="45720" distB="45720" distL="114300" distR="114300" simplePos="0" relativeHeight="251688960" behindDoc="0" locked="0" layoutInCell="1" allowOverlap="1" wp14:anchorId="42948754" wp14:editId="571881A6">
                <wp:simplePos x="0" y="0"/>
                <wp:positionH relativeFrom="margin">
                  <wp:posOffset>0</wp:posOffset>
                </wp:positionH>
                <wp:positionV relativeFrom="paragraph">
                  <wp:posOffset>273685</wp:posOffset>
                </wp:positionV>
                <wp:extent cx="5753100" cy="2964180"/>
                <wp:effectExtent l="0" t="0" r="0" b="7620"/>
                <wp:wrapTopAndBottom/>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964180"/>
                        </a:xfrm>
                        <a:prstGeom prst="rect">
                          <a:avLst/>
                        </a:prstGeom>
                        <a:solidFill>
                          <a:srgbClr val="FFFFFF"/>
                        </a:solidFill>
                        <a:ln w="9525">
                          <a:noFill/>
                          <a:miter lim="800000"/>
                          <a:headEnd/>
                          <a:tailEnd/>
                        </a:ln>
                      </wps:spPr>
                      <wps:txbx>
                        <w:txbxContent>
                          <w:p w14:paraId="0D211709" w14:textId="4620DA9B" w:rsidR="00D852F3" w:rsidRPr="002011CF" w:rsidRDefault="00D852F3" w:rsidP="004B01B2">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934A53">
                              <w:rPr>
                                <w:rFonts w:ascii="ＭＳ Ｐゴシック" w:eastAsia="ＭＳ Ｐゴシック" w:hAnsi="ＭＳ Ｐゴシック" w:hint="eastAsia"/>
                                <w:b/>
                                <w:sz w:val="22"/>
                              </w:rPr>
                              <w:t>図表</w:t>
                            </w:r>
                            <w:r w:rsidR="00672907">
                              <w:rPr>
                                <w:rFonts w:ascii="ＭＳ Ｐゴシック" w:eastAsia="ＭＳ Ｐゴシック" w:hAnsi="ＭＳ Ｐゴシック" w:hint="eastAsia"/>
                                <w:b/>
                                <w:sz w:val="22"/>
                              </w:rPr>
                              <w:t>２</w:t>
                            </w:r>
                            <w:r w:rsidRPr="00934A53">
                              <w:rPr>
                                <w:rFonts w:ascii="ＭＳ Ｐゴシック" w:eastAsia="ＭＳ Ｐゴシック" w:hAnsi="ＭＳ Ｐゴシック" w:hint="eastAsia"/>
                                <w:b/>
                                <w:sz w:val="22"/>
                              </w:rPr>
                              <w:t>：セキュリティポリシーに準拠した委託先のDBに保存</w:t>
                            </w:r>
                            <w:r w:rsidRPr="002011CF">
                              <w:rPr>
                                <w:rFonts w:ascii="ＭＳ Ｐゴシック" w:eastAsia="ＭＳ Ｐゴシック" w:hAnsi="ＭＳ Ｐゴシック" w:hint="eastAsia"/>
                                <w:b/>
                                <w:sz w:val="22"/>
                              </w:rPr>
                              <w:t>＞</w:t>
                            </w:r>
                          </w:p>
                          <w:p w14:paraId="497D5A8F" w14:textId="77777777" w:rsidR="00D852F3" w:rsidRPr="00BD6CFE" w:rsidRDefault="00D852F3" w:rsidP="004B01B2">
                            <w:pPr>
                              <w:rPr>
                                <w:sz w:val="16"/>
                              </w:rPr>
                            </w:pPr>
                            <w:r w:rsidRPr="00635FEB">
                              <w:rPr>
                                <w:noProof/>
                              </w:rPr>
                              <w:drawing>
                                <wp:inline distT="0" distB="0" distL="0" distR="0" wp14:anchorId="6907F2D1" wp14:editId="70FB3814">
                                  <wp:extent cx="5561330" cy="2728113"/>
                                  <wp:effectExtent l="0" t="0" r="127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1330" cy="27281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48754" id="_x0000_s1027" type="#_x0000_t202" style="position:absolute;margin-left:0;margin-top:21.55pt;width:453pt;height:233.4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" stroked="f">
                <v:textbox>
                  <w:txbxContent>
                    <w:p w14:paraId="0D211709" w14:textId="4620DA9B" w:rsidR="00D852F3" w:rsidRPr="002011CF" w:rsidRDefault="00D852F3" w:rsidP="004B01B2">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934A53">
                        <w:rPr>
                          <w:rFonts w:ascii="ＭＳ Ｐゴシック" w:eastAsia="ＭＳ Ｐゴシック" w:hAnsi="ＭＳ Ｐゴシック" w:hint="eastAsia"/>
                          <w:b/>
                          <w:sz w:val="22"/>
                        </w:rPr>
                        <w:t>図表</w:t>
                      </w:r>
                      <w:r w:rsidR="00672907">
                        <w:rPr>
                          <w:rFonts w:ascii="ＭＳ Ｐゴシック" w:eastAsia="ＭＳ Ｐゴシック" w:hAnsi="ＭＳ Ｐゴシック" w:hint="eastAsia"/>
                          <w:b/>
                          <w:sz w:val="22"/>
                        </w:rPr>
                        <w:t>２</w:t>
                      </w:r>
                      <w:r w:rsidRPr="00934A53">
                        <w:rPr>
                          <w:rFonts w:ascii="ＭＳ Ｐゴシック" w:eastAsia="ＭＳ Ｐゴシック" w:hAnsi="ＭＳ Ｐゴシック" w:hint="eastAsia"/>
                          <w:b/>
                          <w:sz w:val="22"/>
                        </w:rPr>
                        <w:t>：セキュリティポリシーに準拠した委託先のDBに保存</w:t>
                      </w:r>
                      <w:r w:rsidRPr="002011CF">
                        <w:rPr>
                          <w:rFonts w:ascii="ＭＳ Ｐゴシック" w:eastAsia="ＭＳ Ｐゴシック" w:hAnsi="ＭＳ Ｐゴシック" w:hint="eastAsia"/>
                          <w:b/>
                          <w:sz w:val="22"/>
                        </w:rPr>
                        <w:t>＞</w:t>
                      </w:r>
                    </w:p>
                    <w:p w14:paraId="497D5A8F" w14:textId="77777777" w:rsidR="00D852F3" w:rsidRPr="00BD6CFE" w:rsidRDefault="00D852F3" w:rsidP="004B01B2">
                      <w:pPr>
                        <w:rPr>
                          <w:sz w:val="16"/>
                        </w:rPr>
                      </w:pPr>
                      <w:r w:rsidRPr="00635FEB">
                        <w:rPr>
                          <w:noProof/>
                        </w:rPr>
                        <w:drawing>
                          <wp:inline distT="0" distB="0" distL="0" distR="0" wp14:anchorId="6907F2D1" wp14:editId="70FB3814">
                            <wp:extent cx="5561330" cy="2728113"/>
                            <wp:effectExtent l="0" t="0" r="127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1330" cy="2728113"/>
                                    </a:xfrm>
                                    <a:prstGeom prst="rect">
                                      <a:avLst/>
                                    </a:prstGeom>
                                    <a:noFill/>
                                    <a:ln>
                                      <a:noFill/>
                                    </a:ln>
                                  </pic:spPr>
                                </pic:pic>
                              </a:graphicData>
                            </a:graphic>
                          </wp:inline>
                        </w:drawing>
                      </w:r>
                    </w:p>
                  </w:txbxContent>
                </v:textbox>
                <w10:wrap type="topAndBottom" anchorx="margin"/>
              </v:shape>
            </w:pict>
          </mc:Fallback>
        </mc:AlternateContent>
      </w:r>
    </w:p>
    <w:p w14:paraId="30ECA8A3" w14:textId="77777777" w:rsidR="004B01B2" w:rsidRDefault="004B01B2" w:rsidP="004B01B2">
      <w:pPr>
        <w:widowControl/>
        <w:jc w:val="left"/>
      </w:pPr>
    </w:p>
    <w:p w14:paraId="020E3715" w14:textId="77777777" w:rsidR="004B01B2" w:rsidRPr="00964683" w:rsidRDefault="004B01B2" w:rsidP="004B01B2">
      <w:pPr>
        <w:pStyle w:val="2"/>
        <w:spacing w:before="360"/>
        <w:ind w:left="240" w:hanging="240"/>
      </w:pPr>
      <w:r>
        <w:rPr>
          <w:rFonts w:hint="eastAsia"/>
        </w:rPr>
        <w:t xml:space="preserve">　</w:t>
      </w:r>
      <w:bookmarkStart w:id="7" w:name="_Toc77619465"/>
      <w:r>
        <w:rPr>
          <w:rFonts w:hint="eastAsia"/>
        </w:rPr>
        <w:t>利用</w:t>
      </w:r>
      <w:r w:rsidRPr="00964683">
        <w:rPr>
          <w:rFonts w:hint="eastAsia"/>
        </w:rPr>
        <w:t>規約とリスクの判断</w:t>
      </w:r>
      <w:bookmarkEnd w:id="7"/>
    </w:p>
    <w:p w14:paraId="7663C724" w14:textId="63536919" w:rsidR="004B01B2" w:rsidRDefault="004B01B2" w:rsidP="004B01B2">
      <w:pPr>
        <w:pStyle w:val="a0"/>
        <w:spacing w:afterLines="50" w:after="180"/>
        <w:ind w:firstLine="240"/>
      </w:pPr>
      <w:r>
        <w:rPr>
          <w:rFonts w:hint="eastAsia"/>
        </w:rPr>
        <w:t>プライバシー性の高い相談業務については、上記のようにセキュリティポリシーに準拠した委託先と契約を結ぶ等で対応することが推奨されるが、身体や人命に危険が及ぶ可能性の高い相談業務（いじめ、虐待相談等）の場合は、LINEサービス規約に基づいた利用は否定されてはいない。ただし、サービス利用規約によりSNS利用をする場合は、そのリスクについて認識しておく必要がある。つまり、a）サービス利用規約によるSNS利用であり、自治体のセキュリティポリシーは適用されていない、b）コミュニケーションで発生した情報（音声通話、チャットテキスト、画像等）の権利・帰属はSNSのサービス利用規約に従うことになるという点である（あるSNSにおいては、投稿した写真の所有権はSNS事業者にあり、それを２次利用できる権利もある）</w:t>
      </w:r>
      <w:r w:rsidR="00672907">
        <w:rPr>
          <w:rFonts w:hint="eastAsia"/>
        </w:rPr>
        <w:t>。</w:t>
      </w:r>
    </w:p>
    <w:p w14:paraId="6CDB97DB" w14:textId="1B3C5B2A" w:rsidR="004B01B2" w:rsidRDefault="004B01B2" w:rsidP="004B01B2">
      <w:pPr>
        <w:pStyle w:val="a0"/>
        <w:spacing w:afterLines="50" w:after="180"/>
        <w:ind w:firstLine="240"/>
      </w:pPr>
      <w:r>
        <w:rPr>
          <w:rFonts w:hint="eastAsia"/>
        </w:rPr>
        <w:t>公式アカウントを開設する際は、流行という側面だけではなく、取り扱う情報を想定したうえで、それぞれのSNS</w:t>
      </w:r>
      <w:r w:rsidR="00672907">
        <w:rPr>
          <w:rFonts w:hint="eastAsia"/>
        </w:rPr>
        <w:t>の利用</w:t>
      </w:r>
      <w:r>
        <w:rPr>
          <w:rFonts w:hint="eastAsia"/>
        </w:rPr>
        <w:t>規約を読み、適切なSNSを選ぶことが重要といえる。例えば、観光やイベントといったオープンにしても構わない情報であれば、その所有権がSNS事業者にあってもリスクは低い。一方で、機微な情報を取り扱う業務にて公式アカウントを開設する際は、情報の権利帰属が十分確認されたSNSを使うことが望ましい。</w:t>
      </w:r>
    </w:p>
    <w:p w14:paraId="3F5D8CFE" w14:textId="2C79D4BC" w:rsidR="004B01B2" w:rsidRDefault="004B01B2" w:rsidP="004B01B2">
      <w:pPr>
        <w:pStyle w:val="a0"/>
        <w:spacing w:afterLines="50" w:after="180"/>
        <w:ind w:firstLine="240"/>
      </w:pPr>
      <w:r>
        <w:rPr>
          <w:rFonts w:hint="eastAsia"/>
        </w:rPr>
        <w:t>一方、一般的な自治体への問い合わせ（例：自治体への質問・要望等）として開設したSNSにDVやいじめの相談が寄せられる可能性がある。この場合、相</w:t>
      </w:r>
      <w:r>
        <w:rPr>
          <w:rFonts w:hint="eastAsia"/>
        </w:rPr>
        <w:lastRenderedPageBreak/>
        <w:t>談者とコンタクトをとり続けることが最重要となるため、連絡が途絶えてしまう等のリスクを考慮し、既に繋がっているSNSにて話の内容をある程度伺ったうえで、次回のコミュニケーションとして別の手段を提案する等事案に応じた判断が必要とされる。</w:t>
      </w:r>
    </w:p>
    <w:p w14:paraId="7FAB2D5C" w14:textId="64F81E80" w:rsidR="009951B7" w:rsidRDefault="009951B7" w:rsidP="009951B7">
      <w:pPr>
        <w:pStyle w:val="a0"/>
        <w:spacing w:afterLines="50" w:after="180"/>
        <w:ind w:firstLineChars="41" w:firstLine="98"/>
      </w:pPr>
    </w:p>
    <w:p w14:paraId="3F3A0D02" w14:textId="77777777" w:rsidR="009951B7" w:rsidRDefault="009951B7" w:rsidP="009951B7">
      <w:pPr>
        <w:pStyle w:val="a0"/>
        <w:ind w:firstLineChars="0" w:firstLine="0"/>
        <w:rPr>
          <w:rFonts w:ascii="メイリオ" w:eastAsia="メイリオ" w:hAnsi="メイリオ"/>
          <w:sz w:val="36"/>
        </w:rPr>
        <w:sectPr w:rsidR="009951B7">
          <w:pgSz w:w="11906" w:h="16838"/>
          <w:pgMar w:top="1985" w:right="1701" w:bottom="1701" w:left="1701" w:header="851" w:footer="992" w:gutter="0"/>
          <w:cols w:space="425"/>
          <w:docGrid w:type="lines" w:linePitch="360"/>
        </w:sectPr>
      </w:pPr>
    </w:p>
    <w:p w14:paraId="307D4EA8" w14:textId="4A9B3481" w:rsidR="009951B7" w:rsidRDefault="009951B7" w:rsidP="009951B7">
      <w:pPr>
        <w:pStyle w:val="a0"/>
        <w:ind w:firstLineChars="0" w:firstLine="0"/>
        <w:rPr>
          <w:rFonts w:ascii="メイリオ" w:eastAsia="メイリオ" w:hAnsi="メイリオ"/>
          <w:sz w:val="36"/>
        </w:rPr>
      </w:pPr>
    </w:p>
    <w:p w14:paraId="523F3F33" w14:textId="77777777" w:rsidR="009951B7" w:rsidRDefault="009951B7" w:rsidP="009951B7">
      <w:pPr>
        <w:pStyle w:val="a0"/>
        <w:ind w:firstLineChars="0" w:firstLine="0"/>
        <w:rPr>
          <w:rFonts w:ascii="メイリオ" w:eastAsia="メイリオ" w:hAnsi="メイリオ"/>
          <w:sz w:val="36"/>
        </w:rPr>
      </w:pPr>
    </w:p>
    <w:p w14:paraId="5F685BE5" w14:textId="77777777" w:rsidR="009951B7" w:rsidRDefault="009951B7" w:rsidP="009951B7">
      <w:pPr>
        <w:pStyle w:val="a0"/>
        <w:ind w:firstLineChars="0" w:firstLine="0"/>
        <w:rPr>
          <w:rFonts w:ascii="メイリオ" w:eastAsia="メイリオ" w:hAnsi="メイリオ"/>
          <w:sz w:val="36"/>
        </w:rPr>
      </w:pPr>
    </w:p>
    <w:p w14:paraId="419A4E43" w14:textId="77777777" w:rsidR="009951B7" w:rsidRDefault="009951B7" w:rsidP="009951B7">
      <w:pPr>
        <w:pStyle w:val="a0"/>
        <w:ind w:firstLineChars="0" w:firstLine="0"/>
        <w:rPr>
          <w:rFonts w:ascii="メイリオ" w:eastAsia="メイリオ" w:hAnsi="メイリオ"/>
          <w:sz w:val="44"/>
        </w:rPr>
      </w:pPr>
    </w:p>
    <w:p w14:paraId="57B933A9" w14:textId="63C38FF6" w:rsidR="009951B7" w:rsidRPr="004B01B2" w:rsidRDefault="009951B7" w:rsidP="009951B7">
      <w:pPr>
        <w:pStyle w:val="a0"/>
        <w:ind w:firstLineChars="0" w:firstLine="0"/>
        <w:rPr>
          <w:rFonts w:ascii="メイリオ" w:eastAsia="メイリオ" w:hAnsi="メイリオ"/>
          <w:sz w:val="44"/>
        </w:rPr>
      </w:pPr>
      <w:r w:rsidRPr="004B01B2">
        <w:rPr>
          <w:rFonts w:ascii="メイリオ" w:eastAsia="メイリオ" w:hAnsi="メイリオ" w:hint="eastAsia"/>
          <w:sz w:val="44"/>
        </w:rPr>
        <w:t>第</w:t>
      </w:r>
      <w:r>
        <w:rPr>
          <w:rFonts w:ascii="メイリオ" w:eastAsia="メイリオ" w:hAnsi="メイリオ" w:hint="eastAsia"/>
          <w:sz w:val="44"/>
        </w:rPr>
        <w:t>２</w:t>
      </w:r>
      <w:r w:rsidRPr="004B01B2">
        <w:rPr>
          <w:rFonts w:ascii="メイリオ" w:eastAsia="メイリオ" w:hAnsi="メイリオ" w:hint="eastAsia"/>
          <w:sz w:val="44"/>
        </w:rPr>
        <w:t>章：</w:t>
      </w:r>
      <w:r>
        <w:rPr>
          <w:rFonts w:ascii="メイリオ" w:eastAsia="メイリオ" w:hAnsi="メイリオ" w:hint="eastAsia"/>
          <w:sz w:val="44"/>
        </w:rPr>
        <w:t>解説</w:t>
      </w:r>
      <w:r w:rsidRPr="004B01B2">
        <w:rPr>
          <w:rFonts w:ascii="メイリオ" w:eastAsia="メイリオ" w:hAnsi="メイリオ" w:hint="eastAsia"/>
          <w:sz w:val="44"/>
        </w:rPr>
        <w:t>編</w:t>
      </w:r>
    </w:p>
    <w:p w14:paraId="76FFB3A2" w14:textId="1AAEC3C4" w:rsidR="009951B7" w:rsidRPr="004B01B2" w:rsidRDefault="009951B7" w:rsidP="009951B7">
      <w:pPr>
        <w:pStyle w:val="a0"/>
        <w:spacing w:line="400" w:lineRule="exact"/>
        <w:ind w:firstLineChars="0" w:firstLine="0"/>
        <w:rPr>
          <w:rFonts w:ascii="メイリオ" w:eastAsia="メイリオ" w:hAnsi="メイリオ"/>
          <w:sz w:val="28"/>
        </w:rPr>
      </w:pPr>
      <w:r>
        <w:rPr>
          <w:rFonts w:ascii="メイリオ" w:eastAsia="メイリオ" w:hAnsi="メイリオ" w:hint="eastAsia"/>
          <w:sz w:val="28"/>
        </w:rPr>
        <w:t>解説</w:t>
      </w:r>
      <w:r w:rsidRPr="004B01B2">
        <w:rPr>
          <w:rFonts w:ascii="メイリオ" w:eastAsia="メイリオ" w:hAnsi="メイリオ" w:hint="eastAsia"/>
          <w:sz w:val="28"/>
        </w:rPr>
        <w:t>編</w:t>
      </w:r>
      <w:r>
        <w:rPr>
          <w:rFonts w:ascii="メイリオ" w:eastAsia="メイリオ" w:hAnsi="メイリオ" w:hint="eastAsia"/>
          <w:sz w:val="28"/>
        </w:rPr>
        <w:t>には、</w:t>
      </w:r>
      <w:r w:rsidR="00763952">
        <w:rPr>
          <w:rFonts w:ascii="メイリオ" w:eastAsia="メイリオ" w:hAnsi="メイリオ" w:hint="eastAsia"/>
          <w:sz w:val="28"/>
        </w:rPr>
        <w:t>「</w:t>
      </w:r>
      <w:r w:rsidR="00D4666B">
        <w:rPr>
          <w:rFonts w:ascii="メイリオ" w:eastAsia="メイリオ" w:hAnsi="メイリオ" w:hint="eastAsia"/>
          <w:sz w:val="28"/>
        </w:rPr>
        <w:t>第1章：</w:t>
      </w:r>
      <w:r>
        <w:rPr>
          <w:rFonts w:ascii="メイリオ" w:eastAsia="メイリオ" w:hAnsi="メイリオ" w:hint="eastAsia"/>
          <w:sz w:val="28"/>
        </w:rPr>
        <w:t>対応編</w:t>
      </w:r>
      <w:r w:rsidR="00763952">
        <w:rPr>
          <w:rFonts w:ascii="メイリオ" w:eastAsia="メイリオ" w:hAnsi="メイリオ" w:hint="eastAsia"/>
          <w:sz w:val="28"/>
        </w:rPr>
        <w:t>」</w:t>
      </w:r>
      <w:r>
        <w:rPr>
          <w:rFonts w:ascii="メイリオ" w:eastAsia="メイリオ" w:hAnsi="メイリオ" w:hint="eastAsia"/>
          <w:sz w:val="28"/>
        </w:rPr>
        <w:t>に</w:t>
      </w:r>
      <w:r w:rsidR="00D34D41">
        <w:rPr>
          <w:rFonts w:ascii="メイリオ" w:eastAsia="メイリオ" w:hAnsi="メイリオ" w:hint="eastAsia"/>
          <w:sz w:val="28"/>
        </w:rPr>
        <w:t>記載した内容について、背景や論点等の詳細を記載した</w:t>
      </w:r>
      <w:r>
        <w:rPr>
          <w:rFonts w:ascii="メイリオ" w:eastAsia="メイリオ" w:hAnsi="メイリオ" w:hint="eastAsia"/>
          <w:sz w:val="28"/>
        </w:rPr>
        <w:t>。</w:t>
      </w:r>
      <w:r w:rsidR="00D34D41">
        <w:rPr>
          <w:rFonts w:ascii="メイリオ" w:eastAsia="メイリオ" w:hAnsi="メイリオ" w:hint="eastAsia"/>
          <w:sz w:val="28"/>
        </w:rPr>
        <w:t>現在検討中の施策や</w:t>
      </w:r>
      <w:r w:rsidR="00B94DDB">
        <w:rPr>
          <w:rFonts w:ascii="メイリオ" w:eastAsia="メイリオ" w:hAnsi="メイリオ" w:hint="eastAsia"/>
          <w:sz w:val="28"/>
        </w:rPr>
        <w:t>今後</w:t>
      </w:r>
      <w:r w:rsidR="00D34D41">
        <w:rPr>
          <w:rFonts w:ascii="メイリオ" w:eastAsia="メイリオ" w:hAnsi="メイリオ" w:hint="eastAsia"/>
          <w:sz w:val="28"/>
        </w:rPr>
        <w:t>議論の成熟が待たれる課題も含まれている。</w:t>
      </w:r>
    </w:p>
    <w:p w14:paraId="1DB70CEA" w14:textId="77777777" w:rsidR="009951B7" w:rsidRPr="00B94DDB" w:rsidRDefault="009951B7" w:rsidP="009951B7">
      <w:pPr>
        <w:pStyle w:val="a0"/>
        <w:spacing w:afterLines="50" w:after="180"/>
        <w:ind w:firstLineChars="41" w:firstLine="98"/>
      </w:pPr>
    </w:p>
    <w:p w14:paraId="20FA5945" w14:textId="77777777" w:rsidR="009951B7" w:rsidRDefault="009951B7" w:rsidP="009951B7">
      <w:pPr>
        <w:pStyle w:val="1"/>
        <w:numPr>
          <w:ilvl w:val="0"/>
          <w:numId w:val="18"/>
        </w:numPr>
        <w:ind w:firstLineChars="0"/>
        <w:sectPr w:rsidR="009951B7">
          <w:pgSz w:w="11906" w:h="16838"/>
          <w:pgMar w:top="1985" w:right="1701" w:bottom="1701" w:left="1701" w:header="851" w:footer="992" w:gutter="0"/>
          <w:cols w:space="425"/>
          <w:docGrid w:type="lines" w:linePitch="360"/>
        </w:sectPr>
      </w:pPr>
    </w:p>
    <w:p w14:paraId="7F81B344" w14:textId="7F77B537" w:rsidR="00BD6CFE" w:rsidRDefault="00BD6CFE" w:rsidP="009951B7">
      <w:pPr>
        <w:pStyle w:val="1"/>
        <w:numPr>
          <w:ilvl w:val="0"/>
          <w:numId w:val="18"/>
        </w:numPr>
        <w:ind w:firstLineChars="0"/>
      </w:pPr>
      <w:r>
        <w:rPr>
          <w:rFonts w:hint="eastAsia"/>
        </w:rPr>
        <w:lastRenderedPageBreak/>
        <w:t xml:space="preserve">　</w:t>
      </w:r>
      <w:bookmarkStart w:id="8" w:name="_Toc77619466"/>
      <w:r w:rsidRPr="00BD6CFE">
        <w:rPr>
          <w:rFonts w:hint="eastAsia"/>
        </w:rPr>
        <w:t>自治体</w:t>
      </w:r>
      <w:r w:rsidR="008E7A3E">
        <w:rPr>
          <w:rFonts w:hint="eastAsia"/>
        </w:rPr>
        <w:t>における</w:t>
      </w:r>
      <w:r w:rsidRPr="00BD6CFE">
        <w:rPr>
          <w:rFonts w:hint="eastAsia"/>
        </w:rPr>
        <w:t>LINE利用</w:t>
      </w:r>
      <w:bookmarkEnd w:id="8"/>
    </w:p>
    <w:p w14:paraId="2DC728C6" w14:textId="25D8869D" w:rsidR="00BD6CFE" w:rsidRDefault="00BD6CFE" w:rsidP="00BD6CFE">
      <w:pPr>
        <w:pStyle w:val="2"/>
        <w:spacing w:before="360"/>
        <w:ind w:left="240" w:hanging="240"/>
      </w:pPr>
      <w:r>
        <w:rPr>
          <w:rFonts w:hint="eastAsia"/>
        </w:rPr>
        <w:t xml:space="preserve">　</w:t>
      </w:r>
      <w:bookmarkStart w:id="9" w:name="_Toc77619467"/>
      <w:r>
        <w:rPr>
          <w:rFonts w:hint="eastAsia"/>
        </w:rPr>
        <w:t>LINE</w:t>
      </w:r>
      <w:r w:rsidR="003E36F0">
        <w:rPr>
          <w:rFonts w:hint="eastAsia"/>
        </w:rPr>
        <w:t>サービス</w:t>
      </w:r>
      <w:r>
        <w:rPr>
          <w:rFonts w:hint="eastAsia"/>
        </w:rPr>
        <w:t>を利用する自治体業務</w:t>
      </w:r>
      <w:bookmarkEnd w:id="9"/>
    </w:p>
    <w:p w14:paraId="6691527B" w14:textId="2A341A4C" w:rsidR="007368B2" w:rsidRDefault="007368B2" w:rsidP="005B387D">
      <w:pPr>
        <w:pStyle w:val="a0"/>
        <w:spacing w:afterLines="50" w:after="180"/>
        <w:ind w:firstLine="240"/>
      </w:pPr>
      <w:r>
        <w:rPr>
          <w:rFonts w:hint="eastAsia"/>
        </w:rPr>
        <w:t>2021年4月に総務省</w:t>
      </w:r>
      <w:r w:rsidR="00495BDD">
        <w:rPr>
          <w:rFonts w:hint="eastAsia"/>
        </w:rPr>
        <w:t>が</w:t>
      </w:r>
      <w:r>
        <w:rPr>
          <w:rFonts w:hint="eastAsia"/>
        </w:rPr>
        <w:t>自治体に対して、行政事務</w:t>
      </w:r>
      <w:r w:rsidR="00495BDD">
        <w:rPr>
          <w:rFonts w:hint="eastAsia"/>
        </w:rPr>
        <w:t>における</w:t>
      </w:r>
      <w:r>
        <w:rPr>
          <w:rFonts w:hint="eastAsia"/>
        </w:rPr>
        <w:t>LINEサービスの利用状況について調査を行ったところ、同サービスを利用していると回答した</w:t>
      </w:r>
      <w:r w:rsidR="00440F93">
        <w:rPr>
          <w:rFonts w:hint="eastAsia"/>
        </w:rPr>
        <w:t>団体</w:t>
      </w:r>
      <w:r>
        <w:rPr>
          <w:rFonts w:hint="eastAsia"/>
        </w:rPr>
        <w:t>は、1,788 団体中1,158団体（64.8%</w:t>
      </w:r>
      <w:r w:rsidR="00BD6CFE">
        <w:rPr>
          <w:rFonts w:hint="eastAsia"/>
        </w:rPr>
        <w:t>）に上った</w:t>
      </w:r>
      <w:r w:rsidR="00BD6CFE" w:rsidRPr="0087766B">
        <w:rPr>
          <w:rStyle w:val="afffe"/>
        </w:rPr>
        <w:fldChar w:fldCharType="begin"/>
      </w:r>
      <w:r w:rsidR="00BD6CFE" w:rsidRPr="0087766B">
        <w:rPr>
          <w:rStyle w:val="afffe"/>
        </w:rPr>
        <w:instrText xml:space="preserve"> </w:instrText>
      </w:r>
      <w:r w:rsidR="00BD6CFE" w:rsidRPr="0087766B">
        <w:rPr>
          <w:rStyle w:val="afffe"/>
          <w:rFonts w:hint="eastAsia"/>
        </w:rPr>
        <w:instrText>NOTEREF _Ref74923405 \h</w:instrText>
      </w:r>
      <w:r w:rsidR="00BD6CFE" w:rsidRPr="0087766B">
        <w:rPr>
          <w:rStyle w:val="afffe"/>
        </w:rPr>
        <w:instrText xml:space="preserve">  \* MERGEFORMAT </w:instrText>
      </w:r>
      <w:r w:rsidR="00BD6CFE" w:rsidRPr="0087766B">
        <w:rPr>
          <w:rStyle w:val="afffe"/>
        </w:rPr>
      </w:r>
      <w:r w:rsidR="00BD6CFE" w:rsidRPr="0087766B">
        <w:rPr>
          <w:rStyle w:val="afffe"/>
        </w:rPr>
        <w:fldChar w:fldCharType="separate"/>
      </w:r>
      <w:r w:rsidR="009A2348">
        <w:rPr>
          <w:rStyle w:val="afffe"/>
        </w:rPr>
        <w:t>2</w:t>
      </w:r>
      <w:r w:rsidR="00BD6CFE" w:rsidRPr="0087766B">
        <w:rPr>
          <w:rStyle w:val="afffe"/>
        </w:rPr>
        <w:fldChar w:fldCharType="end"/>
      </w:r>
      <w:r>
        <w:rPr>
          <w:rFonts w:hint="eastAsia"/>
        </w:rPr>
        <w:t>。業務種別は3,193種類に及び、うち住民の個人情報を扱う業務</w:t>
      </w:r>
      <w:r w:rsidR="00440F93">
        <w:rPr>
          <w:rFonts w:hint="eastAsia"/>
        </w:rPr>
        <w:t>が</w:t>
      </w:r>
      <w:r>
        <w:rPr>
          <w:rFonts w:hint="eastAsia"/>
        </w:rPr>
        <w:t>719種類含まれてい</w:t>
      </w:r>
      <w:r w:rsidR="00A610FE">
        <w:rPr>
          <w:rFonts w:hint="eastAsia"/>
        </w:rPr>
        <w:t>た</w:t>
      </w:r>
      <w:r>
        <w:rPr>
          <w:rFonts w:hint="eastAsia"/>
        </w:rPr>
        <w:t>。</w:t>
      </w:r>
    </w:p>
    <w:p w14:paraId="1A7828DA" w14:textId="07299919" w:rsidR="007368B2" w:rsidRDefault="007368B2" w:rsidP="003E36F0">
      <w:pPr>
        <w:pStyle w:val="a0"/>
        <w:spacing w:afterLines="50" w:after="180"/>
        <w:ind w:firstLine="240"/>
      </w:pPr>
      <w:r>
        <w:rPr>
          <w:rFonts w:hint="eastAsia"/>
        </w:rPr>
        <w:t>住民の個人情報を取り扱わない業務としては、「広報業務（公開情報を掲載・発信）」や「問い合わせへの自動応答（FAQを基にチャットボット応答）」などが報告された。一方、住民の個人情報を取り扱う業務としては、「相談業務（いじめ・虐待、子育て、自殺相談等）」、「オンライン手続（施設利用予約、窓口予約等）」</w:t>
      </w:r>
      <w:r w:rsidR="00221152">
        <w:rPr>
          <w:rFonts w:hint="eastAsia"/>
        </w:rPr>
        <w:t>等</w:t>
      </w:r>
      <w:r>
        <w:rPr>
          <w:rFonts w:hint="eastAsia"/>
        </w:rPr>
        <w:t>が報告された。また、職員同士の業務連絡等に利用することや税、社会保険料や公共料金等のキャッシュレス決済に利用すること</w:t>
      </w:r>
      <w:r w:rsidR="00BD6CFE">
        <w:rPr>
          <w:rFonts w:hint="eastAsia"/>
        </w:rPr>
        <w:t>も報告される</w:t>
      </w:r>
      <w:r w:rsidR="0026022E">
        <w:rPr>
          <w:rFonts w:hint="eastAsia"/>
        </w:rPr>
        <w:t>等</w:t>
      </w:r>
      <w:r w:rsidR="00BD6CFE">
        <w:rPr>
          <w:rFonts w:hint="eastAsia"/>
        </w:rPr>
        <w:t>、同サービスの利用は多岐にわたる</w:t>
      </w:r>
      <w:r w:rsidR="00513C95">
        <w:rPr>
          <w:rFonts w:hint="eastAsia"/>
        </w:rPr>
        <w:t>ことが判明した</w:t>
      </w:r>
      <w:r w:rsidR="00BD6CFE" w:rsidRPr="0087766B">
        <w:rPr>
          <w:rStyle w:val="afffe"/>
        </w:rPr>
        <w:fldChar w:fldCharType="begin"/>
      </w:r>
      <w:r w:rsidR="00BD6CFE" w:rsidRPr="0087766B">
        <w:rPr>
          <w:rStyle w:val="afffe"/>
        </w:rPr>
        <w:instrText xml:space="preserve"> </w:instrText>
      </w:r>
      <w:r w:rsidR="00BD6CFE" w:rsidRPr="0087766B">
        <w:rPr>
          <w:rStyle w:val="afffe"/>
          <w:rFonts w:hint="eastAsia"/>
        </w:rPr>
        <w:instrText>NOTEREF _Ref74923405 \h</w:instrText>
      </w:r>
      <w:r w:rsidR="00BD6CFE" w:rsidRPr="0087766B">
        <w:rPr>
          <w:rStyle w:val="afffe"/>
        </w:rPr>
        <w:instrText xml:space="preserve">  \* MERGEFORMAT </w:instrText>
      </w:r>
      <w:r w:rsidR="00BD6CFE" w:rsidRPr="0087766B">
        <w:rPr>
          <w:rStyle w:val="afffe"/>
        </w:rPr>
      </w:r>
      <w:r w:rsidR="00BD6CFE" w:rsidRPr="0087766B">
        <w:rPr>
          <w:rStyle w:val="afffe"/>
        </w:rPr>
        <w:fldChar w:fldCharType="separate"/>
      </w:r>
      <w:r w:rsidR="009A2348">
        <w:rPr>
          <w:rStyle w:val="afffe"/>
        </w:rPr>
        <w:t>2</w:t>
      </w:r>
      <w:r w:rsidR="00BD6CFE" w:rsidRPr="0087766B">
        <w:rPr>
          <w:rStyle w:val="afffe"/>
        </w:rPr>
        <w:fldChar w:fldCharType="end"/>
      </w:r>
      <w:r>
        <w:rPr>
          <w:rFonts w:hint="eastAsia"/>
        </w:rPr>
        <w:t>。</w:t>
      </w:r>
    </w:p>
    <w:p w14:paraId="2F79762E" w14:textId="33D1691A" w:rsidR="00E11368" w:rsidRDefault="003E36F0" w:rsidP="00615363">
      <w:pPr>
        <w:pStyle w:val="2"/>
        <w:spacing w:before="360"/>
        <w:ind w:left="240" w:hanging="240"/>
      </w:pPr>
      <w:r>
        <w:rPr>
          <w:rFonts w:hint="eastAsia"/>
        </w:rPr>
        <w:t xml:space="preserve">　</w:t>
      </w:r>
      <w:bookmarkStart w:id="10" w:name="_Toc77619468"/>
      <w:r>
        <w:rPr>
          <w:rFonts w:hint="eastAsia"/>
        </w:rPr>
        <w:t>LINEサービスのアカウント種別と利用方法</w:t>
      </w:r>
      <w:bookmarkEnd w:id="10"/>
    </w:p>
    <w:p w14:paraId="0BA901F2" w14:textId="25248ADA" w:rsidR="00E11368" w:rsidRDefault="000A2A0E" w:rsidP="000A2A0E">
      <w:pPr>
        <w:pStyle w:val="a0"/>
        <w:spacing w:afterLines="50" w:after="180"/>
        <w:ind w:firstLine="240"/>
      </w:pPr>
      <w:r>
        <w:t>LINE</w:t>
      </w:r>
      <w:r>
        <w:rPr>
          <w:rFonts w:hint="eastAsia"/>
        </w:rPr>
        <w:t>サービスに限らず、</w:t>
      </w:r>
      <w:r w:rsidR="00E11368">
        <w:rPr>
          <w:rFonts w:hint="eastAsia"/>
        </w:rPr>
        <w:t>SNSにはいくつかのアカウント</w:t>
      </w:r>
      <w:r w:rsidR="00C15991">
        <w:rPr>
          <w:rFonts w:hint="eastAsia"/>
        </w:rPr>
        <w:t>種別</w:t>
      </w:r>
      <w:r w:rsidR="00E11368">
        <w:rPr>
          <w:rFonts w:hint="eastAsia"/>
        </w:rPr>
        <w:t>があり、住民向けの自治体サービスでは「公式アカウント」</w:t>
      </w:r>
      <w:r w:rsidR="00C15991">
        <w:rPr>
          <w:rFonts w:hint="eastAsia"/>
        </w:rPr>
        <w:t>等</w:t>
      </w:r>
      <w:r w:rsidR="00E11368">
        <w:rPr>
          <w:rFonts w:hint="eastAsia"/>
        </w:rPr>
        <w:t>と呼ばれる認証を受けたアカウントを用いる</w:t>
      </w:r>
      <w:r w:rsidR="00C15991">
        <w:rPr>
          <w:rFonts w:hint="eastAsia"/>
        </w:rPr>
        <w:t>場合が多い</w:t>
      </w:r>
      <w:r w:rsidR="00E11368">
        <w:rPr>
          <w:rFonts w:hint="eastAsia"/>
        </w:rPr>
        <w:t>。公式アカウント</w:t>
      </w:r>
      <w:r w:rsidR="00221152">
        <w:rPr>
          <w:rFonts w:hint="eastAsia"/>
        </w:rPr>
        <w:t>と</w:t>
      </w:r>
      <w:r w:rsidR="00E11368">
        <w:rPr>
          <w:rFonts w:hint="eastAsia"/>
        </w:rPr>
        <w:t>は、</w:t>
      </w:r>
      <w:r w:rsidR="008723F3">
        <w:rPr>
          <w:rFonts w:hint="eastAsia"/>
        </w:rPr>
        <w:t>SNS</w:t>
      </w:r>
      <w:r w:rsidR="00E11368">
        <w:rPr>
          <w:rFonts w:hint="eastAsia"/>
        </w:rPr>
        <w:t>提供業者により、行政機関や企業、著名人</w:t>
      </w:r>
      <w:r w:rsidR="0026022E">
        <w:rPr>
          <w:rFonts w:hint="eastAsia"/>
        </w:rPr>
        <w:t>等</w:t>
      </w:r>
      <w:r w:rsidR="00E11368">
        <w:rPr>
          <w:rFonts w:hint="eastAsia"/>
        </w:rPr>
        <w:t>の自身によるアカウントであることの認証を受けたアカウントであ</w:t>
      </w:r>
      <w:r w:rsidR="00440F93">
        <w:rPr>
          <w:rFonts w:hint="eastAsia"/>
        </w:rPr>
        <w:t>る。</w:t>
      </w:r>
      <w:r w:rsidR="00E11368">
        <w:rPr>
          <w:rFonts w:hint="eastAsia"/>
        </w:rPr>
        <w:t>LINEサービスにおいても、</w:t>
      </w:r>
      <w:r w:rsidR="00495BDD">
        <w:rPr>
          <w:rFonts w:hint="eastAsia"/>
        </w:rPr>
        <w:t>自治体</w:t>
      </w:r>
      <w:r w:rsidR="00440F93">
        <w:rPr>
          <w:rFonts w:hint="eastAsia"/>
        </w:rPr>
        <w:t>に</w:t>
      </w:r>
      <w:r w:rsidR="00E11368">
        <w:rPr>
          <w:rFonts w:hint="eastAsia"/>
        </w:rPr>
        <w:t>よる公式アカウントを用いた広報、相談、通知、申請</w:t>
      </w:r>
      <w:r w:rsidR="0026022E">
        <w:rPr>
          <w:rFonts w:hint="eastAsia"/>
        </w:rPr>
        <w:t>等</w:t>
      </w:r>
      <w:r w:rsidR="00E11368">
        <w:rPr>
          <w:rFonts w:hint="eastAsia"/>
        </w:rPr>
        <w:t>のコミュニケーションサービスと、公金決済が行われている。これらのサービスは</w:t>
      </w:r>
      <w:r w:rsidR="00495BDD">
        <w:rPr>
          <w:rFonts w:hint="eastAsia"/>
        </w:rPr>
        <w:t>、世の中に</w:t>
      </w:r>
      <w:r w:rsidR="00E11368">
        <w:rPr>
          <w:rFonts w:hint="eastAsia"/>
        </w:rPr>
        <w:t>普及したLINEサービスのインタフェースを利用することで、利用者は</w:t>
      </w:r>
      <w:r w:rsidR="00495BDD">
        <w:rPr>
          <w:rFonts w:hint="eastAsia"/>
        </w:rPr>
        <w:t>自らの端末に</w:t>
      </w:r>
      <w:r w:rsidR="00E11368">
        <w:rPr>
          <w:rFonts w:hint="eastAsia"/>
        </w:rPr>
        <w:t>行政サービス用の新たなアプリをインストールする必要が無い、使い慣れた操作で利用できる</w:t>
      </w:r>
      <w:r w:rsidR="0026022E">
        <w:rPr>
          <w:rFonts w:hint="eastAsia"/>
        </w:rPr>
        <w:t>等</w:t>
      </w:r>
      <w:r w:rsidR="00E11368">
        <w:rPr>
          <w:rFonts w:hint="eastAsia"/>
        </w:rPr>
        <w:t>のメリットを享受することができる。</w:t>
      </w:r>
    </w:p>
    <w:p w14:paraId="62558A4F" w14:textId="25BC0F90" w:rsidR="007368B2" w:rsidRDefault="007368B2" w:rsidP="009E102D">
      <w:pPr>
        <w:pStyle w:val="a0"/>
        <w:spacing w:afterLines="50" w:after="180"/>
        <w:ind w:firstLine="240"/>
      </w:pPr>
      <w:r>
        <w:rPr>
          <w:rFonts w:hint="eastAsia"/>
        </w:rPr>
        <w:t>LINEサービスの法人向け</w:t>
      </w:r>
      <w:r w:rsidR="00DE5F43">
        <w:rPr>
          <w:rFonts w:hint="eastAsia"/>
        </w:rPr>
        <w:t>LINE公式</w:t>
      </w:r>
      <w:r>
        <w:rPr>
          <w:rFonts w:hint="eastAsia"/>
        </w:rPr>
        <w:t>アカウントには、複数の種類があり、画面左上のバッジの色で識別される</w:t>
      </w:r>
      <w:r w:rsidR="00C340AA">
        <w:rPr>
          <w:rStyle w:val="afffe"/>
        </w:rPr>
        <w:footnoteReference w:id="5"/>
      </w:r>
      <w:r>
        <w:rPr>
          <w:rFonts w:hint="eastAsia"/>
        </w:rPr>
        <w:t>。LINE社が法人を確認したアカウント</w:t>
      </w:r>
      <w:r w:rsidR="00221152">
        <w:rPr>
          <w:rFonts w:hint="eastAsia"/>
        </w:rPr>
        <w:t>に</w:t>
      </w:r>
      <w:r>
        <w:rPr>
          <w:rFonts w:hint="eastAsia"/>
        </w:rPr>
        <w:t>は、プレミアムアカウント（緑）や認証済アカウント（</w:t>
      </w:r>
      <w:r w:rsidR="00934D72">
        <w:rPr>
          <w:rFonts w:hint="eastAsia"/>
        </w:rPr>
        <w:t>紺</w:t>
      </w:r>
      <w:r>
        <w:rPr>
          <w:rFonts w:hint="eastAsia"/>
        </w:rPr>
        <w:t>）等色付き</w:t>
      </w:r>
      <w:r w:rsidR="00221152">
        <w:rPr>
          <w:rFonts w:hint="eastAsia"/>
        </w:rPr>
        <w:t>のバッジが</w:t>
      </w:r>
      <w:r>
        <w:rPr>
          <w:rFonts w:hint="eastAsia"/>
        </w:rPr>
        <w:t>表示され、未認証アカウントは</w:t>
      </w:r>
      <w:r w:rsidR="00221152">
        <w:rPr>
          <w:rFonts w:hint="eastAsia"/>
        </w:rPr>
        <w:t>グレーのバッジが</w:t>
      </w:r>
      <w:r>
        <w:rPr>
          <w:rFonts w:hint="eastAsia"/>
        </w:rPr>
        <w:t>表示される</w:t>
      </w:r>
      <w:r w:rsidR="00C340AA">
        <w:rPr>
          <w:rFonts w:hint="eastAsia"/>
        </w:rPr>
        <w:t>（図表</w:t>
      </w:r>
      <w:r w:rsidR="00216867">
        <w:rPr>
          <w:rFonts w:hint="eastAsia"/>
        </w:rPr>
        <w:t>３</w:t>
      </w:r>
      <w:r w:rsidR="00C340AA">
        <w:rPr>
          <w:rFonts w:hint="eastAsia"/>
        </w:rPr>
        <w:t>）</w:t>
      </w:r>
      <w:r>
        <w:rPr>
          <w:rFonts w:hint="eastAsia"/>
        </w:rPr>
        <w:t>。LINEサービスを利用す</w:t>
      </w:r>
      <w:r w:rsidR="003E36F0">
        <w:rPr>
          <w:rFonts w:hint="eastAsia"/>
        </w:rPr>
        <w:t>る多くの自治体業務は、色付きのアカウントを開設</w:t>
      </w:r>
      <w:r w:rsidR="00513C95">
        <w:rPr>
          <w:rFonts w:hint="eastAsia"/>
        </w:rPr>
        <w:t>（図表</w:t>
      </w:r>
      <w:r w:rsidR="0041375D">
        <w:rPr>
          <w:rFonts w:hint="eastAsia"/>
        </w:rPr>
        <w:t>３</w:t>
      </w:r>
      <w:r w:rsidR="00513C95">
        <w:rPr>
          <w:rFonts w:hint="eastAsia"/>
        </w:rPr>
        <w:t>－例：福岡市アカウントには緑のバッジ表示</w:t>
      </w:r>
      <w:r w:rsidR="00513C95">
        <w:rPr>
          <w:rStyle w:val="afffe"/>
        </w:rPr>
        <w:footnoteReference w:id="6"/>
      </w:r>
      <w:r w:rsidR="00513C95">
        <w:rPr>
          <w:rFonts w:hint="eastAsia"/>
        </w:rPr>
        <w:t>）</w:t>
      </w:r>
      <w:r w:rsidR="003E36F0">
        <w:rPr>
          <w:rFonts w:hint="eastAsia"/>
        </w:rPr>
        <w:t>している</w:t>
      </w:r>
      <w:r>
        <w:rPr>
          <w:rFonts w:hint="eastAsia"/>
        </w:rPr>
        <w:t>。</w:t>
      </w:r>
      <w:r w:rsidR="00E90FC5">
        <w:rPr>
          <w:rFonts w:hint="eastAsia"/>
        </w:rPr>
        <w:t>未認証アカウントは申</w:t>
      </w:r>
      <w:r w:rsidR="00E90FC5">
        <w:rPr>
          <w:rFonts w:hint="eastAsia"/>
        </w:rPr>
        <w:lastRenderedPageBreak/>
        <w:t>し込みサイトからオンラインで申請することで誰でも作成できてしまう</w:t>
      </w:r>
      <w:r w:rsidR="00495BDD">
        <w:rPr>
          <w:rFonts w:hint="eastAsia"/>
        </w:rPr>
        <w:t>ことに加え</w:t>
      </w:r>
      <w:r w:rsidR="00E90FC5">
        <w:rPr>
          <w:rFonts w:hint="eastAsia"/>
        </w:rPr>
        <w:t>、検索結果として表示されない</w:t>
      </w:r>
      <w:r w:rsidR="0026022E">
        <w:rPr>
          <w:rFonts w:hint="eastAsia"/>
        </w:rPr>
        <w:t>等</w:t>
      </w:r>
      <w:r w:rsidR="00E90FC5">
        <w:rPr>
          <w:rFonts w:hint="eastAsia"/>
        </w:rPr>
        <w:t>の機能制限がある</w:t>
      </w:r>
      <w:r w:rsidR="00495BDD">
        <w:rPr>
          <w:rFonts w:hint="eastAsia"/>
        </w:rPr>
        <w:t>ことから、</w:t>
      </w:r>
      <w:r w:rsidR="00E90FC5">
        <w:rPr>
          <w:rFonts w:hint="eastAsia"/>
        </w:rPr>
        <w:t>自治体</w:t>
      </w:r>
      <w:r w:rsidR="00495BDD">
        <w:rPr>
          <w:rFonts w:hint="eastAsia"/>
        </w:rPr>
        <w:t>による</w:t>
      </w:r>
      <w:r w:rsidR="00E90FC5">
        <w:rPr>
          <w:rFonts w:hint="eastAsia"/>
        </w:rPr>
        <w:t>利用においては</w:t>
      </w:r>
      <w:r w:rsidR="00440F93">
        <w:rPr>
          <w:rFonts w:hint="eastAsia"/>
        </w:rPr>
        <w:t>、</w:t>
      </w:r>
      <w:r w:rsidR="00E90FC5">
        <w:rPr>
          <w:rFonts w:hint="eastAsia"/>
        </w:rPr>
        <w:t>認証済みアカウントを利用することが望ましい。</w:t>
      </w:r>
      <w:r w:rsidR="00DE5F43">
        <w:rPr>
          <w:rFonts w:hint="eastAsia"/>
        </w:rPr>
        <w:t>LINE</w:t>
      </w:r>
      <w:r>
        <w:rPr>
          <w:rFonts w:hint="eastAsia"/>
        </w:rPr>
        <w:t>公式アカウントを開設するに当たっては、LINE 社が提示する利用規約を承諾することが必要である。この利用規約は、政府機関や</w:t>
      </w:r>
      <w:r w:rsidR="00495BDD">
        <w:rPr>
          <w:rFonts w:hint="eastAsia"/>
        </w:rPr>
        <w:t>自治体</w:t>
      </w:r>
      <w:r>
        <w:rPr>
          <w:rFonts w:hint="eastAsia"/>
        </w:rPr>
        <w:t>を問わず</w:t>
      </w:r>
      <w:r w:rsidR="00495BDD">
        <w:rPr>
          <w:rFonts w:hint="eastAsia"/>
        </w:rPr>
        <w:t>LINEサービスの</w:t>
      </w:r>
      <w:r>
        <w:rPr>
          <w:rFonts w:hint="eastAsia"/>
        </w:rPr>
        <w:t>ユーザー</w:t>
      </w:r>
      <w:r w:rsidR="00513C95">
        <w:rPr>
          <w:rFonts w:hint="eastAsia"/>
        </w:rPr>
        <w:t>対して</w:t>
      </w:r>
      <w:r>
        <w:rPr>
          <w:rFonts w:hint="eastAsia"/>
        </w:rPr>
        <w:t>共通</w:t>
      </w:r>
      <w:r w:rsidR="00513C95">
        <w:rPr>
          <w:rFonts w:hint="eastAsia"/>
        </w:rPr>
        <w:t>に</w:t>
      </w:r>
      <w:r>
        <w:rPr>
          <w:rFonts w:hint="eastAsia"/>
        </w:rPr>
        <w:t>適用されるものであり、</w:t>
      </w:r>
      <w:r w:rsidR="00495BDD">
        <w:rPr>
          <w:rFonts w:hint="eastAsia"/>
        </w:rPr>
        <w:t>自治体による</w:t>
      </w:r>
      <w:r w:rsidR="00DE5F43">
        <w:rPr>
          <w:rFonts w:hint="eastAsia"/>
        </w:rPr>
        <w:t>LINE</w:t>
      </w:r>
      <w:r>
        <w:rPr>
          <w:rFonts w:hint="eastAsia"/>
        </w:rPr>
        <w:t>公式アカウント利用に関して、LINE 社と利用規約以外の特別の契約等を結ぶことは</w:t>
      </w:r>
      <w:r w:rsidR="00B01E64">
        <w:rPr>
          <w:rFonts w:hint="eastAsia"/>
        </w:rPr>
        <w:t>原則</w:t>
      </w:r>
      <w:r>
        <w:rPr>
          <w:rFonts w:hint="eastAsia"/>
        </w:rPr>
        <w:t>できない</w:t>
      </w:r>
      <w:r w:rsidR="00495BDD">
        <w:rPr>
          <w:rFonts w:hint="eastAsia"/>
        </w:rPr>
        <w:t>こととなっている</w:t>
      </w:r>
      <w:r>
        <w:rPr>
          <w:rFonts w:hint="eastAsia"/>
        </w:rPr>
        <w:t>。住民等の利用者は、自らのLINEアカウントでログインしたのち、自治体が開設したLINE</w:t>
      </w:r>
      <w:r w:rsidR="00DE5F43">
        <w:rPr>
          <w:rFonts w:hint="eastAsia"/>
        </w:rPr>
        <w:t>公式</w:t>
      </w:r>
      <w:r>
        <w:rPr>
          <w:rFonts w:hint="eastAsia"/>
        </w:rPr>
        <w:t>アカウントを「友だち」に追加することによって</w:t>
      </w:r>
      <w:r w:rsidR="00440F93">
        <w:rPr>
          <w:rFonts w:hint="eastAsia"/>
        </w:rPr>
        <w:t>、</w:t>
      </w:r>
      <w:r>
        <w:rPr>
          <w:rFonts w:hint="eastAsia"/>
        </w:rPr>
        <w:t>同ツールを介した自治体とのコミュニケーションが可能になる（行政から提供される情報をLINE</w:t>
      </w:r>
      <w:r w:rsidR="00495BDD">
        <w:rPr>
          <w:rFonts w:hint="eastAsia"/>
        </w:rPr>
        <w:t>サービス</w:t>
      </w:r>
      <w:r>
        <w:rPr>
          <w:rFonts w:hint="eastAsia"/>
        </w:rPr>
        <w:t xml:space="preserve"> 上</w:t>
      </w:r>
      <w:r w:rsidR="00620A8E">
        <w:rPr>
          <w:rFonts w:hint="eastAsia"/>
        </w:rPr>
        <w:t>での</w:t>
      </w:r>
      <w:r>
        <w:rPr>
          <w:rFonts w:hint="eastAsia"/>
        </w:rPr>
        <w:t>受け取り</w:t>
      </w:r>
      <w:r w:rsidR="00495BDD">
        <w:rPr>
          <w:rFonts w:hint="eastAsia"/>
        </w:rPr>
        <w:t>ができる</w:t>
      </w:r>
      <w:r>
        <w:rPr>
          <w:rFonts w:hint="eastAsia"/>
        </w:rPr>
        <w:t xml:space="preserve">、住民等から行政に対してLINE </w:t>
      </w:r>
      <w:r w:rsidR="00495BDD">
        <w:rPr>
          <w:rFonts w:hint="eastAsia"/>
        </w:rPr>
        <w:t>サービス</w:t>
      </w:r>
      <w:r>
        <w:rPr>
          <w:rFonts w:hint="eastAsia"/>
        </w:rPr>
        <w:t>上で問い合わせができる</w:t>
      </w:r>
      <w:r w:rsidR="0026022E">
        <w:rPr>
          <w:rFonts w:hint="eastAsia"/>
        </w:rPr>
        <w:t>等</w:t>
      </w:r>
      <w:r>
        <w:rPr>
          <w:rFonts w:hint="eastAsia"/>
        </w:rPr>
        <w:t>）。この場合、自治体はLINEサービスのプラットフォームを利用したサービス提供者であり、住民はその利用者である</w:t>
      </w:r>
      <w:r w:rsidR="00495BDD">
        <w:rPr>
          <w:rFonts w:hint="eastAsia"/>
        </w:rPr>
        <w:t>ものの</w:t>
      </w:r>
      <w:r>
        <w:rPr>
          <w:rFonts w:hint="eastAsia"/>
        </w:rPr>
        <w:t>、LINE社からみると両者はともにLINEサービス利用者と</w:t>
      </w:r>
      <w:r w:rsidR="00495BDD" w:rsidRPr="00495BDD">
        <w:rPr>
          <w:rFonts w:hint="eastAsia"/>
        </w:rPr>
        <w:t>位置付けられることに</w:t>
      </w:r>
      <w:r w:rsidR="00650121">
        <w:rPr>
          <w:rFonts w:hint="eastAsia"/>
        </w:rPr>
        <w:t>ついて</w:t>
      </w:r>
      <w:r w:rsidR="00495BDD" w:rsidRPr="00495BDD">
        <w:rPr>
          <w:rFonts w:hint="eastAsia"/>
        </w:rPr>
        <w:t>留意が必要である</w:t>
      </w:r>
      <w:r>
        <w:rPr>
          <w:rFonts w:hint="eastAsia"/>
        </w:rPr>
        <w:t>。</w:t>
      </w:r>
    </w:p>
    <w:p w14:paraId="621EC680" w14:textId="183D7C33" w:rsidR="005B387D" w:rsidRDefault="00221152" w:rsidP="005B387D">
      <w:pPr>
        <w:widowControl/>
        <w:jc w:val="left"/>
      </w:pPr>
      <w:r w:rsidRPr="00B96F1A">
        <w:rPr>
          <w:rFonts w:hAnsi="Century" w:cs="Times New Roman"/>
          <w:noProof/>
        </w:rPr>
        <mc:AlternateContent>
          <mc:Choice Requires="wps">
            <w:drawing>
              <wp:anchor distT="45720" distB="45720" distL="114300" distR="114300" simplePos="0" relativeHeight="251685888" behindDoc="0" locked="0" layoutInCell="1" allowOverlap="1" wp14:anchorId="4B4E9C1E" wp14:editId="09D2808E">
                <wp:simplePos x="0" y="0"/>
                <wp:positionH relativeFrom="margin">
                  <wp:align>right</wp:align>
                </wp:positionH>
                <wp:positionV relativeFrom="paragraph">
                  <wp:posOffset>390525</wp:posOffset>
                </wp:positionV>
                <wp:extent cx="5438775" cy="3436620"/>
                <wp:effectExtent l="0" t="0" r="9525" b="0"/>
                <wp:wrapTopAndBottom/>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3436620"/>
                        </a:xfrm>
                        <a:prstGeom prst="rect">
                          <a:avLst/>
                        </a:prstGeom>
                        <a:solidFill>
                          <a:srgbClr val="FFFFFF"/>
                        </a:solidFill>
                        <a:ln w="9525">
                          <a:noFill/>
                          <a:miter lim="800000"/>
                          <a:headEnd/>
                          <a:tailEnd/>
                        </a:ln>
                      </wps:spPr>
                      <wps:txbx>
                        <w:txbxContent>
                          <w:p w14:paraId="397356FE" w14:textId="08E78FA5" w:rsidR="00D852F3" w:rsidRPr="002011CF" w:rsidRDefault="00D852F3" w:rsidP="00A77E94">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251C80">
                              <w:rPr>
                                <w:rFonts w:ascii="ＭＳ Ｐゴシック" w:eastAsia="ＭＳ Ｐゴシック" w:hAnsi="ＭＳ Ｐゴシック" w:hint="eastAsia"/>
                                <w:b/>
                                <w:sz w:val="22"/>
                              </w:rPr>
                              <w:t>図表</w:t>
                            </w:r>
                            <w:r w:rsidR="00216867">
                              <w:rPr>
                                <w:rFonts w:ascii="ＭＳ Ｐゴシック" w:eastAsia="ＭＳ Ｐゴシック" w:hAnsi="ＭＳ Ｐゴシック" w:hint="eastAsia"/>
                                <w:b/>
                                <w:sz w:val="22"/>
                              </w:rPr>
                              <w:t>３</w:t>
                            </w:r>
                            <w:r w:rsidRPr="00251C80">
                              <w:rPr>
                                <w:rFonts w:ascii="ＭＳ Ｐゴシック" w:eastAsia="ＭＳ Ｐゴシック" w:hAnsi="ＭＳ Ｐゴシック" w:hint="eastAsia"/>
                                <w:b/>
                                <w:sz w:val="22"/>
                              </w:rPr>
                              <w:t>：LINEアカウントの種別</w:t>
                            </w:r>
                            <w:r w:rsidRPr="002011CF">
                              <w:rPr>
                                <w:rFonts w:ascii="ＭＳ Ｐゴシック" w:eastAsia="ＭＳ Ｐゴシック" w:hAnsi="ＭＳ Ｐゴシック" w:hint="eastAsia"/>
                                <w:b/>
                                <w:sz w:val="22"/>
                              </w:rPr>
                              <w:t>＞</w:t>
                            </w:r>
                          </w:p>
                          <w:p w14:paraId="18DD1815" w14:textId="1052272A" w:rsidR="00D852F3" w:rsidRDefault="00D852F3" w:rsidP="00A77E94">
                            <w:r w:rsidRPr="00A77E94">
                              <w:rPr>
                                <w:noProof/>
                              </w:rPr>
                              <w:drawing>
                                <wp:inline distT="0" distB="0" distL="0" distR="0" wp14:anchorId="639CAEA8" wp14:editId="10E5B4C4">
                                  <wp:extent cx="5247005" cy="30861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005" cy="3086100"/>
                                          </a:xfrm>
                                          <a:prstGeom prst="rect">
                                            <a:avLst/>
                                          </a:prstGeom>
                                          <a:noFill/>
                                          <a:ln>
                                            <a:noFill/>
                                          </a:ln>
                                        </pic:spPr>
                                      </pic:pic>
                                    </a:graphicData>
                                  </a:graphic>
                                </wp:inline>
                              </w:drawing>
                            </w:r>
                          </w:p>
                          <w:p w14:paraId="74F18DE1" w14:textId="77777777" w:rsidR="00D852F3" w:rsidRPr="00564124" w:rsidRDefault="00D852F3" w:rsidP="00A77E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E9C1E" id="_x0000_s1028" type="#_x0000_t202" style="position:absolute;margin-left:377.05pt;margin-top:30.75pt;width:428.25pt;height:270.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" stroked="f">
                <v:textbox>
                  <w:txbxContent>
                    <w:p w14:paraId="397356FE" w14:textId="08E78FA5" w:rsidR="00D852F3" w:rsidRPr="002011CF" w:rsidRDefault="00D852F3" w:rsidP="00A77E94">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251C80">
                        <w:rPr>
                          <w:rFonts w:ascii="ＭＳ Ｐゴシック" w:eastAsia="ＭＳ Ｐゴシック" w:hAnsi="ＭＳ Ｐゴシック" w:hint="eastAsia"/>
                          <w:b/>
                          <w:sz w:val="22"/>
                        </w:rPr>
                        <w:t>図表</w:t>
                      </w:r>
                      <w:r w:rsidR="00216867">
                        <w:rPr>
                          <w:rFonts w:ascii="ＭＳ Ｐゴシック" w:eastAsia="ＭＳ Ｐゴシック" w:hAnsi="ＭＳ Ｐゴシック" w:hint="eastAsia"/>
                          <w:b/>
                          <w:sz w:val="22"/>
                        </w:rPr>
                        <w:t>３</w:t>
                      </w:r>
                      <w:r w:rsidRPr="00251C80">
                        <w:rPr>
                          <w:rFonts w:ascii="ＭＳ Ｐゴシック" w:eastAsia="ＭＳ Ｐゴシック" w:hAnsi="ＭＳ Ｐゴシック" w:hint="eastAsia"/>
                          <w:b/>
                          <w:sz w:val="22"/>
                        </w:rPr>
                        <w:t>：LINEアカウントの種別</w:t>
                      </w:r>
                      <w:r w:rsidRPr="002011CF">
                        <w:rPr>
                          <w:rFonts w:ascii="ＭＳ Ｐゴシック" w:eastAsia="ＭＳ Ｐゴシック" w:hAnsi="ＭＳ Ｐゴシック" w:hint="eastAsia"/>
                          <w:b/>
                          <w:sz w:val="22"/>
                        </w:rPr>
                        <w:t>＞</w:t>
                      </w:r>
                    </w:p>
                    <w:p w14:paraId="18DD1815" w14:textId="1052272A" w:rsidR="00D852F3" w:rsidRDefault="00D852F3" w:rsidP="00A77E94">
                      <w:r w:rsidRPr="00A77E94">
                        <w:rPr>
                          <w:noProof/>
                        </w:rPr>
                        <w:drawing>
                          <wp:inline distT="0" distB="0" distL="0" distR="0" wp14:anchorId="639CAEA8" wp14:editId="10E5B4C4">
                            <wp:extent cx="5247005" cy="30861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7005" cy="3086100"/>
                                    </a:xfrm>
                                    <a:prstGeom prst="rect">
                                      <a:avLst/>
                                    </a:prstGeom>
                                    <a:noFill/>
                                    <a:ln>
                                      <a:noFill/>
                                    </a:ln>
                                  </pic:spPr>
                                </pic:pic>
                              </a:graphicData>
                            </a:graphic>
                          </wp:inline>
                        </w:drawing>
                      </w:r>
                    </w:p>
                    <w:p w14:paraId="74F18DE1" w14:textId="77777777" w:rsidR="00D852F3" w:rsidRPr="00564124" w:rsidRDefault="00D852F3" w:rsidP="00A77E94"/>
                  </w:txbxContent>
                </v:textbox>
                <w10:wrap type="topAndBottom" anchorx="margin"/>
              </v:shape>
            </w:pict>
          </mc:Fallback>
        </mc:AlternateContent>
      </w:r>
    </w:p>
    <w:p w14:paraId="01E52228" w14:textId="558DA790" w:rsidR="005B387D" w:rsidRDefault="005B387D" w:rsidP="005B387D">
      <w:pPr>
        <w:pStyle w:val="1"/>
        <w:ind w:left="240" w:hanging="240"/>
      </w:pPr>
      <w:r>
        <w:rPr>
          <w:rFonts w:hint="eastAsia"/>
        </w:rPr>
        <w:lastRenderedPageBreak/>
        <w:t xml:space="preserve">　</w:t>
      </w:r>
      <w:bookmarkStart w:id="11" w:name="_Toc77619469"/>
      <w:r>
        <w:rPr>
          <w:rFonts w:hint="eastAsia"/>
        </w:rPr>
        <w:t>SNSのサービス形態</w:t>
      </w:r>
      <w:bookmarkEnd w:id="11"/>
    </w:p>
    <w:p w14:paraId="1E66D80F" w14:textId="35892779" w:rsidR="005B387D" w:rsidRPr="009A4767" w:rsidRDefault="005B387D" w:rsidP="00A55C81">
      <w:pPr>
        <w:pStyle w:val="2"/>
        <w:spacing w:before="360"/>
        <w:ind w:left="240" w:hanging="240"/>
      </w:pPr>
      <w:r>
        <w:rPr>
          <w:rFonts w:hint="eastAsia"/>
        </w:rPr>
        <w:t xml:space="preserve">　</w:t>
      </w:r>
      <w:bookmarkStart w:id="12" w:name="_Toc77619470"/>
      <w:r w:rsidR="00A55C81" w:rsidRPr="009A4767">
        <w:rPr>
          <w:rFonts w:hint="eastAsia"/>
        </w:rPr>
        <w:t>SNSの種別</w:t>
      </w:r>
      <w:bookmarkEnd w:id="12"/>
    </w:p>
    <w:p w14:paraId="6FB1D52E" w14:textId="1ABA3B4D" w:rsidR="005B387D" w:rsidRPr="009A4767" w:rsidRDefault="009A79CE" w:rsidP="005B387D">
      <w:pPr>
        <w:pStyle w:val="a0"/>
        <w:spacing w:afterLines="50" w:after="180"/>
        <w:ind w:firstLine="240"/>
      </w:pPr>
      <w:r w:rsidRPr="009A4767">
        <w:rPr>
          <w:rFonts w:hint="eastAsia"/>
        </w:rPr>
        <w:t>SNSは、総務省「国民のための情報セキュリティサイト」</w:t>
      </w:r>
      <w:r w:rsidR="009D6077" w:rsidRPr="009A4767">
        <w:rPr>
          <w:rStyle w:val="afffe"/>
        </w:rPr>
        <w:footnoteReference w:id="7"/>
      </w:r>
      <w:r w:rsidRPr="009A4767">
        <w:rPr>
          <w:rFonts w:hint="eastAsia"/>
        </w:rPr>
        <w:t>の定義によ</w:t>
      </w:r>
      <w:r w:rsidR="004401DB">
        <w:rPr>
          <w:rFonts w:hint="eastAsia"/>
        </w:rPr>
        <w:t>ると</w:t>
      </w:r>
      <w:r w:rsidRPr="009A4767">
        <w:rPr>
          <w:rFonts w:hint="eastAsia"/>
        </w:rPr>
        <w:t>、ソーシャルネットワーキングサービス（Social Networking Service）の略で、登録された利用者同士が交流できるWebサイトの会員制サービスのことあり、友人同士や、同じ趣味を持つ人同士が集まったり、近隣地域の住民が集まったりと、ある程度閉ざされた世界にすることで、密接な利用者間のコミュニケーションを可能にしているサービスである。</w:t>
      </w:r>
      <w:r w:rsidR="008723F3">
        <w:rPr>
          <w:rFonts w:hint="eastAsia"/>
        </w:rPr>
        <w:t>SNS</w:t>
      </w:r>
      <w:r w:rsidRPr="009A4767">
        <w:rPr>
          <w:rFonts w:hint="eastAsia"/>
        </w:rPr>
        <w:t>には、</w:t>
      </w:r>
      <w:r w:rsidR="00F11179" w:rsidRPr="009A4767">
        <w:rPr>
          <w:rFonts w:hint="eastAsia"/>
        </w:rPr>
        <w:t>コミュニケーション（Facebook、</w:t>
      </w:r>
      <w:proofErr w:type="spellStart"/>
      <w:r w:rsidR="00F11179" w:rsidRPr="009A4767">
        <w:rPr>
          <w:rFonts w:hint="eastAsia"/>
        </w:rPr>
        <w:t>mixi</w:t>
      </w:r>
      <w:proofErr w:type="spellEnd"/>
      <w:r w:rsidR="00F11179" w:rsidRPr="009A4767">
        <w:rPr>
          <w:rFonts w:hint="eastAsia"/>
        </w:rPr>
        <w:t>、Twitter</w:t>
      </w:r>
      <w:r w:rsidR="00650121">
        <w:rPr>
          <w:rFonts w:hint="eastAsia"/>
        </w:rPr>
        <w:t>、C</w:t>
      </w:r>
      <w:r w:rsidR="00650121">
        <w:t>lubhouse</w:t>
      </w:r>
      <w:r w:rsidR="00F11179" w:rsidRPr="009A4767">
        <w:rPr>
          <w:rFonts w:hint="eastAsia"/>
        </w:rPr>
        <w:t>）、メッセージ（LINE、WhatsApp）、ブログ（Ameba、ライブドア）、ゲーム（GREE、</w:t>
      </w:r>
      <w:proofErr w:type="spellStart"/>
      <w:r w:rsidR="00F11179" w:rsidRPr="009A4767">
        <w:rPr>
          <w:rFonts w:hint="eastAsia"/>
        </w:rPr>
        <w:t>Mobage</w:t>
      </w:r>
      <w:proofErr w:type="spellEnd"/>
      <w:r w:rsidR="00F11179" w:rsidRPr="009A4767">
        <w:rPr>
          <w:rFonts w:hint="eastAsia"/>
        </w:rPr>
        <w:t>）、動画（</w:t>
      </w:r>
      <w:proofErr w:type="spellStart"/>
      <w:r w:rsidR="00F11179" w:rsidRPr="009A4767">
        <w:rPr>
          <w:rFonts w:hint="eastAsia"/>
        </w:rPr>
        <w:t>Youtube</w:t>
      </w:r>
      <w:proofErr w:type="spellEnd"/>
      <w:r w:rsidR="00F11179" w:rsidRPr="009A4767">
        <w:rPr>
          <w:rFonts w:hint="eastAsia"/>
        </w:rPr>
        <w:t>、ニコニコ動画）、写真（Instagram）、フリマ（メルカリ）、グルメ（食べログ、クックパッド）、</w:t>
      </w:r>
      <w:r w:rsidR="001F1D83" w:rsidRPr="009A4767">
        <w:rPr>
          <w:rFonts w:hint="eastAsia"/>
        </w:rPr>
        <w:t>雇用</w:t>
      </w:r>
      <w:r w:rsidR="00F11179" w:rsidRPr="009A4767">
        <w:rPr>
          <w:rFonts w:hint="eastAsia"/>
        </w:rPr>
        <w:t>（LinkedIn）</w:t>
      </w:r>
      <w:r w:rsidR="0026022E">
        <w:rPr>
          <w:rFonts w:hint="eastAsia"/>
        </w:rPr>
        <w:t>等</w:t>
      </w:r>
      <w:r w:rsidR="00440F93">
        <w:rPr>
          <w:rFonts w:hint="eastAsia"/>
        </w:rPr>
        <w:t>があり、</w:t>
      </w:r>
      <w:r w:rsidR="00F11179" w:rsidRPr="009A4767">
        <w:rPr>
          <w:rFonts w:hint="eastAsia"/>
        </w:rPr>
        <w:t>特色としての機能に</w:t>
      </w:r>
      <w:r w:rsidR="00E52DA9" w:rsidRPr="009A4767">
        <w:rPr>
          <w:rFonts w:hint="eastAsia"/>
        </w:rPr>
        <w:t>差がある一方</w:t>
      </w:r>
      <w:r w:rsidR="00440F93">
        <w:rPr>
          <w:rFonts w:hint="eastAsia"/>
        </w:rPr>
        <w:t>で</w:t>
      </w:r>
      <w:r w:rsidR="00E52DA9" w:rsidRPr="009A4767">
        <w:rPr>
          <w:rFonts w:hint="eastAsia"/>
        </w:rPr>
        <w:t>、コミュニケーションツール（</w:t>
      </w:r>
      <w:r w:rsidR="00564124" w:rsidRPr="009A4767">
        <w:rPr>
          <w:rFonts w:hint="eastAsia"/>
        </w:rPr>
        <w:t>掲示版・</w:t>
      </w:r>
      <w:r w:rsidR="00E52DA9" w:rsidRPr="009A4767">
        <w:rPr>
          <w:rFonts w:hint="eastAsia"/>
        </w:rPr>
        <w:t>通話・テキストチャット等）として機能している部分は</w:t>
      </w:r>
      <w:r w:rsidR="0041375D">
        <w:rPr>
          <w:rFonts w:hint="eastAsia"/>
        </w:rPr>
        <w:t>ある程度</w:t>
      </w:r>
      <w:r w:rsidR="00E52DA9" w:rsidRPr="009A4767">
        <w:rPr>
          <w:rFonts w:hint="eastAsia"/>
        </w:rPr>
        <w:t>共通している。</w:t>
      </w:r>
    </w:p>
    <w:p w14:paraId="2896F273" w14:textId="7FC652B0" w:rsidR="00E52DA9" w:rsidRDefault="00495BDD">
      <w:pPr>
        <w:pStyle w:val="a0"/>
        <w:spacing w:afterLines="50" w:after="180"/>
        <w:ind w:firstLine="240"/>
      </w:pPr>
      <w:r>
        <w:t>S</w:t>
      </w:r>
      <w:r w:rsidR="00564124" w:rsidRPr="009A4767">
        <w:rPr>
          <w:rFonts w:hint="eastAsia"/>
        </w:rPr>
        <w:t>NSにおいてコミュニケーションがどのような形態で行われ</w:t>
      </w:r>
      <w:r w:rsidR="00A26780">
        <w:rPr>
          <w:rFonts w:hint="eastAsia"/>
        </w:rPr>
        <w:t>てい</w:t>
      </w:r>
      <w:r w:rsidR="00564124" w:rsidRPr="009A4767">
        <w:rPr>
          <w:rFonts w:hint="eastAsia"/>
        </w:rPr>
        <w:t>るか</w:t>
      </w:r>
      <w:r w:rsidR="00A26780">
        <w:rPr>
          <w:rFonts w:hint="eastAsia"/>
        </w:rPr>
        <w:t>、</w:t>
      </w:r>
      <w:r w:rsidR="00564124" w:rsidRPr="009A4767">
        <w:rPr>
          <w:rFonts w:hint="eastAsia"/>
        </w:rPr>
        <w:t>発信内容</w:t>
      </w:r>
      <w:r w:rsidR="00744563">
        <w:rPr>
          <w:rFonts w:hint="eastAsia"/>
        </w:rPr>
        <w:t>（投稿・会話等）</w:t>
      </w:r>
      <w:r w:rsidR="00564124" w:rsidRPr="009A4767">
        <w:rPr>
          <w:rFonts w:hint="eastAsia"/>
        </w:rPr>
        <w:t>の公開範囲（</w:t>
      </w:r>
      <w:r w:rsidR="00A26780">
        <w:rPr>
          <w:rFonts w:hint="eastAsia"/>
        </w:rPr>
        <w:t>オープン</w:t>
      </w:r>
      <w:r w:rsidR="00564124" w:rsidRPr="009A4767">
        <w:rPr>
          <w:rFonts w:hint="eastAsia"/>
        </w:rPr>
        <w:t>・特定者間）と利用者の特定（実名・匿名）で対比</w:t>
      </w:r>
      <w:r w:rsidR="00063C0D">
        <w:rPr>
          <w:rFonts w:hint="eastAsia"/>
        </w:rPr>
        <w:t>したイメージ</w:t>
      </w:r>
      <w:r w:rsidR="00650121">
        <w:rPr>
          <w:rFonts w:hint="eastAsia"/>
        </w:rPr>
        <w:t>を下図に</w:t>
      </w:r>
      <w:r w:rsidR="00063C0D">
        <w:rPr>
          <w:rFonts w:hint="eastAsia"/>
        </w:rPr>
        <w:t>示す</w:t>
      </w:r>
      <w:r w:rsidR="00E639F6">
        <w:rPr>
          <w:rFonts w:hint="eastAsia"/>
        </w:rPr>
        <w:t>（図表</w:t>
      </w:r>
      <w:r w:rsidR="0041375D">
        <w:rPr>
          <w:rFonts w:hint="eastAsia"/>
        </w:rPr>
        <w:t>４</w:t>
      </w:r>
      <w:r w:rsidR="00E639F6">
        <w:rPr>
          <w:rFonts w:hint="eastAsia"/>
        </w:rPr>
        <w:t>）</w:t>
      </w:r>
      <w:r w:rsidR="00D858A3">
        <w:rPr>
          <w:rStyle w:val="afffe"/>
        </w:rPr>
        <w:footnoteReference w:id="8"/>
      </w:r>
      <w:r w:rsidR="00564124" w:rsidRPr="009A4767">
        <w:rPr>
          <w:rFonts w:hint="eastAsia"/>
        </w:rPr>
        <w:t>。</w:t>
      </w:r>
      <w:r w:rsidR="001F1D83" w:rsidRPr="009A4767">
        <w:rPr>
          <w:rFonts w:hint="eastAsia"/>
        </w:rPr>
        <w:t>また</w:t>
      </w:r>
      <w:r w:rsidR="00744563">
        <w:rPr>
          <w:rFonts w:hint="eastAsia"/>
        </w:rPr>
        <w:t>図中の</w:t>
      </w:r>
      <w:r w:rsidR="001F1D83" w:rsidRPr="009A4767">
        <w:rPr>
          <w:rFonts w:hint="eastAsia"/>
        </w:rPr>
        <w:t>括弧内は、各サービスにおける実名利用者の割合を示している</w:t>
      </w:r>
      <w:r w:rsidR="001F1D83" w:rsidRPr="009A4767">
        <w:rPr>
          <w:rStyle w:val="afffe"/>
        </w:rPr>
        <w:footnoteReference w:id="9"/>
      </w:r>
      <w:r w:rsidR="001F1D83" w:rsidRPr="009A4767">
        <w:rPr>
          <w:rFonts w:hint="eastAsia"/>
        </w:rPr>
        <w:t>。</w:t>
      </w:r>
      <w:r w:rsidR="00564124" w:rsidRPr="009A4767">
        <w:rPr>
          <w:rFonts w:hint="eastAsia"/>
        </w:rPr>
        <w:t>発信内容が一般公開の</w:t>
      </w:r>
      <w:r w:rsidR="001F1D83" w:rsidRPr="009A4767">
        <w:rPr>
          <w:rFonts w:hint="eastAsia"/>
        </w:rPr>
        <w:t>サービスでは匿名利用者が多く、特定者間のサービスでは実名利用</w:t>
      </w:r>
      <w:r w:rsidR="00440F93">
        <w:rPr>
          <w:rFonts w:hint="eastAsia"/>
        </w:rPr>
        <w:t>者</w:t>
      </w:r>
      <w:r w:rsidR="001F1D83" w:rsidRPr="009A4767">
        <w:rPr>
          <w:rFonts w:hint="eastAsia"/>
        </w:rPr>
        <w:t>が増加する傾向にある。</w:t>
      </w:r>
      <w:r w:rsidR="00B85395" w:rsidRPr="009A4767">
        <w:rPr>
          <w:rFonts w:hint="eastAsia"/>
        </w:rPr>
        <w:t>また利用者は、目的に応じてこれらサービスを複数利用している</w:t>
      </w:r>
      <w:r w:rsidR="00440F93">
        <w:rPr>
          <w:rFonts w:hint="eastAsia"/>
        </w:rPr>
        <w:t>ことが多い</w:t>
      </w:r>
      <w:r w:rsidR="00B85395" w:rsidRPr="009A4767">
        <w:rPr>
          <w:rFonts w:hint="eastAsia"/>
        </w:rPr>
        <w:t>（2つ以上のSNS利用：53%、3つ以上のSNS利用25%</w:t>
      </w:r>
      <w:r w:rsidR="00B85395" w:rsidRPr="009A4767">
        <w:rPr>
          <w:rStyle w:val="afffe"/>
        </w:rPr>
        <w:footnoteReference w:id="10"/>
      </w:r>
      <w:r w:rsidR="00B85395" w:rsidRPr="009A4767">
        <w:rPr>
          <w:rFonts w:hint="eastAsia"/>
        </w:rPr>
        <w:t>）。</w:t>
      </w:r>
    </w:p>
    <w:p w14:paraId="62A56E53" w14:textId="04A218C3" w:rsidR="00E52DA9" w:rsidRDefault="00BD2071" w:rsidP="00E52DA9">
      <w:pPr>
        <w:pStyle w:val="a0"/>
        <w:spacing w:afterLines="50" w:after="180"/>
        <w:ind w:firstLineChars="0" w:firstLine="0"/>
      </w:pPr>
      <w:r w:rsidRPr="00B96F1A">
        <w:rPr>
          <w:rFonts w:hAnsi="Century" w:cs="Times New Roman"/>
          <w:noProof/>
        </w:rPr>
        <w:lastRenderedPageBreak/>
        <mc:AlternateContent>
          <mc:Choice Requires="wps">
            <w:drawing>
              <wp:anchor distT="45720" distB="45720" distL="114300" distR="114300" simplePos="0" relativeHeight="251669504" behindDoc="0" locked="0" layoutInCell="1" allowOverlap="1" wp14:anchorId="72BFA8D7" wp14:editId="79B6C048">
                <wp:simplePos x="0" y="0"/>
                <wp:positionH relativeFrom="margin">
                  <wp:posOffset>-51435</wp:posOffset>
                </wp:positionH>
                <wp:positionV relativeFrom="paragraph">
                  <wp:posOffset>0</wp:posOffset>
                </wp:positionV>
                <wp:extent cx="4324350" cy="3667125"/>
                <wp:effectExtent l="0" t="0" r="0" b="9525"/>
                <wp:wrapTopAndBottom/>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3667125"/>
                        </a:xfrm>
                        <a:prstGeom prst="rect">
                          <a:avLst/>
                        </a:prstGeom>
                        <a:solidFill>
                          <a:srgbClr val="FFFFFF"/>
                        </a:solidFill>
                        <a:ln w="9525">
                          <a:noFill/>
                          <a:miter lim="800000"/>
                          <a:headEnd/>
                          <a:tailEnd/>
                        </a:ln>
                      </wps:spPr>
                      <wps:txbx>
                        <w:txbxContent>
                          <w:p w14:paraId="7079E29C" w14:textId="6A8C9601" w:rsidR="00D852F3" w:rsidRPr="002011CF" w:rsidRDefault="00D852F3" w:rsidP="00E52DA9">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４</w:t>
                            </w:r>
                            <w:r>
                              <w:rPr>
                                <w:rFonts w:ascii="ＭＳ Ｐゴシック" w:eastAsia="ＭＳ Ｐゴシック" w:hAnsi="ＭＳ Ｐゴシック" w:hint="eastAsia"/>
                                <w:b/>
                                <w:sz w:val="22"/>
                              </w:rPr>
                              <w:t>：発信内容の公開範囲</w:t>
                            </w:r>
                            <w:r w:rsidRPr="00564124">
                              <w:rPr>
                                <w:rFonts w:ascii="ＭＳ Ｐゴシック" w:eastAsia="ＭＳ Ｐゴシック" w:hAnsi="ＭＳ Ｐゴシック" w:hint="eastAsia"/>
                                <w:b/>
                                <w:sz w:val="22"/>
                              </w:rPr>
                              <w:t>と利用者の特定</w:t>
                            </w:r>
                            <w:r>
                              <w:rPr>
                                <w:rFonts w:ascii="ＭＳ Ｐゴシック" w:eastAsia="ＭＳ Ｐゴシック" w:hAnsi="ＭＳ Ｐゴシック" w:hint="eastAsia"/>
                                <w:b/>
                                <w:sz w:val="22"/>
                              </w:rPr>
                              <w:t>イメージ</w:t>
                            </w:r>
                            <w:r w:rsidRPr="002011CF">
                              <w:rPr>
                                <w:rFonts w:ascii="ＭＳ Ｐゴシック" w:eastAsia="ＭＳ Ｐゴシック" w:hAnsi="ＭＳ Ｐゴシック" w:hint="eastAsia"/>
                                <w:b/>
                                <w:sz w:val="22"/>
                              </w:rPr>
                              <w:t>＞</w:t>
                            </w:r>
                          </w:p>
                          <w:p w14:paraId="44EA2F4D" w14:textId="09D8C44E" w:rsidR="00D852F3" w:rsidRDefault="00D852F3" w:rsidP="00564124">
                            <w:r w:rsidRPr="00A77E94">
                              <w:rPr>
                                <w:noProof/>
                              </w:rPr>
                              <w:drawing>
                                <wp:inline distT="0" distB="0" distL="0" distR="0" wp14:anchorId="54573008" wp14:editId="70E79D16">
                                  <wp:extent cx="3865880" cy="325247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5880" cy="3252470"/>
                                          </a:xfrm>
                                          <a:prstGeom prst="rect">
                                            <a:avLst/>
                                          </a:prstGeom>
                                          <a:noFill/>
                                          <a:ln>
                                            <a:noFill/>
                                          </a:ln>
                                        </pic:spPr>
                                      </pic:pic>
                                    </a:graphicData>
                                  </a:graphic>
                                </wp:inline>
                              </w:drawing>
                            </w:r>
                          </w:p>
                          <w:p w14:paraId="2FA83E8E" w14:textId="77777777" w:rsidR="00D852F3" w:rsidRPr="00564124" w:rsidRDefault="00D852F3" w:rsidP="005641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FA8D7" id="_x0000_s1029" type="#_x0000_t202" style="position:absolute;left:0;text-align:left;margin-left:-4.05pt;margin-top:0;width:340.5pt;height:288.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" stroked="f">
                <v:textbox>
                  <w:txbxContent>
                    <w:p w14:paraId="7079E29C" w14:textId="6A8C9601" w:rsidR="00D852F3" w:rsidRPr="002011CF" w:rsidRDefault="00D852F3" w:rsidP="00E52DA9">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４</w:t>
                      </w:r>
                      <w:r>
                        <w:rPr>
                          <w:rFonts w:ascii="ＭＳ Ｐゴシック" w:eastAsia="ＭＳ Ｐゴシック" w:hAnsi="ＭＳ Ｐゴシック" w:hint="eastAsia"/>
                          <w:b/>
                          <w:sz w:val="22"/>
                        </w:rPr>
                        <w:t>：発信内容の公開範囲</w:t>
                      </w:r>
                      <w:r w:rsidRPr="00564124">
                        <w:rPr>
                          <w:rFonts w:ascii="ＭＳ Ｐゴシック" w:eastAsia="ＭＳ Ｐゴシック" w:hAnsi="ＭＳ Ｐゴシック" w:hint="eastAsia"/>
                          <w:b/>
                          <w:sz w:val="22"/>
                        </w:rPr>
                        <w:t>と利用者の特定</w:t>
                      </w:r>
                      <w:r>
                        <w:rPr>
                          <w:rFonts w:ascii="ＭＳ Ｐゴシック" w:eastAsia="ＭＳ Ｐゴシック" w:hAnsi="ＭＳ Ｐゴシック" w:hint="eastAsia"/>
                          <w:b/>
                          <w:sz w:val="22"/>
                        </w:rPr>
                        <w:t>イメージ</w:t>
                      </w:r>
                      <w:r w:rsidRPr="002011CF">
                        <w:rPr>
                          <w:rFonts w:ascii="ＭＳ Ｐゴシック" w:eastAsia="ＭＳ Ｐゴシック" w:hAnsi="ＭＳ Ｐゴシック" w:hint="eastAsia"/>
                          <w:b/>
                          <w:sz w:val="22"/>
                        </w:rPr>
                        <w:t>＞</w:t>
                      </w:r>
                    </w:p>
                    <w:p w14:paraId="44EA2F4D" w14:textId="09D8C44E" w:rsidR="00D852F3" w:rsidRDefault="00D852F3" w:rsidP="00564124">
                      <w:r w:rsidRPr="00A77E94">
                        <w:rPr>
                          <w:noProof/>
                        </w:rPr>
                        <w:drawing>
                          <wp:inline distT="0" distB="0" distL="0" distR="0" wp14:anchorId="54573008" wp14:editId="70E79D16">
                            <wp:extent cx="3865880" cy="325247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5880" cy="3252470"/>
                                    </a:xfrm>
                                    <a:prstGeom prst="rect">
                                      <a:avLst/>
                                    </a:prstGeom>
                                    <a:noFill/>
                                    <a:ln>
                                      <a:noFill/>
                                    </a:ln>
                                  </pic:spPr>
                                </pic:pic>
                              </a:graphicData>
                            </a:graphic>
                          </wp:inline>
                        </w:drawing>
                      </w:r>
                    </w:p>
                    <w:p w14:paraId="2FA83E8E" w14:textId="77777777" w:rsidR="00D852F3" w:rsidRPr="00564124" w:rsidRDefault="00D852F3" w:rsidP="00564124"/>
                  </w:txbxContent>
                </v:textbox>
                <w10:wrap type="topAndBottom" anchorx="margin"/>
              </v:shape>
            </w:pict>
          </mc:Fallback>
        </mc:AlternateContent>
      </w:r>
    </w:p>
    <w:p w14:paraId="26B20322" w14:textId="70E986E1" w:rsidR="00A55C81" w:rsidRPr="004401DB" w:rsidRDefault="00A55C81" w:rsidP="00A55C81">
      <w:pPr>
        <w:pStyle w:val="2"/>
        <w:spacing w:before="360"/>
        <w:ind w:left="240" w:hanging="240"/>
      </w:pPr>
      <w:r>
        <w:rPr>
          <w:rFonts w:hint="eastAsia"/>
        </w:rPr>
        <w:t xml:space="preserve">　</w:t>
      </w:r>
      <w:bookmarkStart w:id="13" w:name="_Toc77619471"/>
      <w:r w:rsidRPr="004401DB">
        <w:rPr>
          <w:rFonts w:hint="eastAsia"/>
        </w:rPr>
        <w:t>SNSの</w:t>
      </w:r>
      <w:r w:rsidR="00214148">
        <w:rPr>
          <w:rFonts w:hint="eastAsia"/>
        </w:rPr>
        <w:t>中</w:t>
      </w:r>
      <w:r w:rsidRPr="004401DB">
        <w:rPr>
          <w:rFonts w:hint="eastAsia"/>
        </w:rPr>
        <w:t>のLINE</w:t>
      </w:r>
      <w:r w:rsidR="009C1C10" w:rsidRPr="004401DB">
        <w:rPr>
          <w:rFonts w:hint="eastAsia"/>
        </w:rPr>
        <w:t>サービス</w:t>
      </w:r>
      <w:bookmarkEnd w:id="13"/>
    </w:p>
    <w:p w14:paraId="2691562A" w14:textId="72ADEF0E" w:rsidR="00A933D3" w:rsidRDefault="005B387D" w:rsidP="005B387D">
      <w:pPr>
        <w:pStyle w:val="a0"/>
        <w:spacing w:afterLines="50" w:after="180"/>
        <w:ind w:firstLine="240"/>
      </w:pPr>
      <w:r>
        <w:rPr>
          <w:rFonts w:hint="eastAsia"/>
        </w:rPr>
        <w:t>ここでは</w:t>
      </w:r>
      <w:r w:rsidR="00440F93">
        <w:rPr>
          <w:rFonts w:hint="eastAsia"/>
        </w:rPr>
        <w:t>、</w:t>
      </w:r>
      <w:r>
        <w:rPr>
          <w:rFonts w:hint="eastAsia"/>
        </w:rPr>
        <w:t>LINE</w:t>
      </w:r>
      <w:r w:rsidR="00603B57">
        <w:rPr>
          <w:rFonts w:hint="eastAsia"/>
        </w:rPr>
        <w:t>サービス</w:t>
      </w:r>
      <w:r>
        <w:rPr>
          <w:rFonts w:hint="eastAsia"/>
        </w:rPr>
        <w:t>の中に含まれる</w:t>
      </w:r>
      <w:r w:rsidR="00E04831">
        <w:rPr>
          <w:rFonts w:hint="eastAsia"/>
        </w:rPr>
        <w:t>いくつか</w:t>
      </w:r>
      <w:r>
        <w:rPr>
          <w:rFonts w:hint="eastAsia"/>
        </w:rPr>
        <w:t>のコミュニケーション系サービスを</w:t>
      </w:r>
      <w:r w:rsidR="00A933D3">
        <w:rPr>
          <w:rFonts w:hint="eastAsia"/>
        </w:rPr>
        <w:t>例に</w:t>
      </w:r>
      <w:r w:rsidR="00440F93">
        <w:rPr>
          <w:rFonts w:hint="eastAsia"/>
        </w:rPr>
        <w:t>、</w:t>
      </w:r>
      <w:r>
        <w:rPr>
          <w:rFonts w:hint="eastAsia"/>
        </w:rPr>
        <w:t>その機能や関係性を解説する。</w:t>
      </w:r>
    </w:p>
    <w:p w14:paraId="6B3AE575" w14:textId="59E1B810" w:rsidR="007B0DF9" w:rsidRPr="00D16C3D" w:rsidRDefault="00A933D3" w:rsidP="00495BDD">
      <w:pPr>
        <w:pStyle w:val="a0"/>
        <w:spacing w:afterLines="50" w:after="180"/>
        <w:ind w:firstLine="240"/>
      </w:pPr>
      <w:r>
        <w:t>LINE</w:t>
      </w:r>
      <w:r>
        <w:rPr>
          <w:rFonts w:hint="eastAsia"/>
        </w:rPr>
        <w:t>サービスにおいては、</w:t>
      </w:r>
      <w:r w:rsidR="005B387D">
        <w:rPr>
          <w:rFonts w:hint="eastAsia"/>
        </w:rPr>
        <w:t>友だち登録した人と</w:t>
      </w:r>
      <w:r w:rsidR="00D215E4">
        <w:rPr>
          <w:rFonts w:hint="eastAsia"/>
        </w:rPr>
        <w:t>（特定者間）</w:t>
      </w:r>
      <w:r w:rsidR="005B387D">
        <w:rPr>
          <w:rFonts w:hint="eastAsia"/>
        </w:rPr>
        <w:t>テキストメッセージやスタンプ</w:t>
      </w:r>
      <w:r w:rsidR="0026022E">
        <w:rPr>
          <w:rFonts w:hint="eastAsia"/>
        </w:rPr>
        <w:t>等</w:t>
      </w:r>
      <w:r w:rsidR="005B387D">
        <w:rPr>
          <w:rFonts w:hint="eastAsia"/>
        </w:rPr>
        <w:t>で連絡を取り合う</w:t>
      </w:r>
      <w:r w:rsidR="00603B57">
        <w:rPr>
          <w:rFonts w:hint="eastAsia"/>
        </w:rPr>
        <w:t>「</w:t>
      </w:r>
      <w:r w:rsidR="005B387D">
        <w:rPr>
          <w:rFonts w:hint="eastAsia"/>
        </w:rPr>
        <w:t>トーク</w:t>
      </w:r>
      <w:r w:rsidR="00603B57">
        <w:rPr>
          <w:rFonts w:hint="eastAsia"/>
        </w:rPr>
        <w:t>」</w:t>
      </w:r>
      <w:r w:rsidR="005B387D">
        <w:rPr>
          <w:rFonts w:hint="eastAsia"/>
        </w:rPr>
        <w:t>と呼ばれる</w:t>
      </w:r>
      <w:r w:rsidR="00F05846">
        <w:rPr>
          <w:rFonts w:hint="eastAsia"/>
        </w:rPr>
        <w:t>機能と、投稿した情報を公開することを前提とし</w:t>
      </w:r>
      <w:r w:rsidR="00495BDD">
        <w:rPr>
          <w:rFonts w:hint="eastAsia"/>
        </w:rPr>
        <w:t>た</w:t>
      </w:r>
      <w:r w:rsidR="00F05846">
        <w:rPr>
          <w:rFonts w:hint="eastAsia"/>
        </w:rPr>
        <w:t>「タイムライン」や「オープンチャット」とに分かれている。トークは、</w:t>
      </w:r>
      <w:r w:rsidR="005B387D">
        <w:rPr>
          <w:rFonts w:hint="eastAsia"/>
        </w:rPr>
        <w:t>1対1あるいは複数名で利用する</w:t>
      </w:r>
      <w:r w:rsidR="00F05846">
        <w:rPr>
          <w:rFonts w:hint="eastAsia"/>
        </w:rPr>
        <w:t>ことから、電気通信事業法第4条「秘密の保護」</w:t>
      </w:r>
      <w:r w:rsidR="00F05846">
        <w:rPr>
          <w:rStyle w:val="afffe"/>
        </w:rPr>
        <w:footnoteReference w:id="11"/>
      </w:r>
      <w:r w:rsidR="00F05846">
        <w:rPr>
          <w:rFonts w:hint="eastAsia"/>
        </w:rPr>
        <w:t>について遵守が求められるものである。そのため、</w:t>
      </w:r>
      <w:r w:rsidR="005E1A4F">
        <w:rPr>
          <w:rFonts w:hint="eastAsia"/>
        </w:rPr>
        <w:t>例えばスマートフォン上のアプリ同士で</w:t>
      </w:r>
      <w:r w:rsidR="00D215E4">
        <w:rPr>
          <w:rFonts w:hint="eastAsia"/>
        </w:rPr>
        <w:t>エンド・トゥ・エンド</w:t>
      </w:r>
      <w:r w:rsidR="005E1A4F">
        <w:rPr>
          <w:rFonts w:hint="eastAsia"/>
        </w:rPr>
        <w:t>の暗号化措置を行う</w:t>
      </w:r>
      <w:r w:rsidR="0026022E">
        <w:rPr>
          <w:rFonts w:hint="eastAsia"/>
        </w:rPr>
        <w:t>等</w:t>
      </w:r>
      <w:r w:rsidR="005E1A4F">
        <w:rPr>
          <w:rFonts w:hint="eastAsia"/>
        </w:rPr>
        <w:t>のプライバシーを考慮した仕組みであることが必要である</w:t>
      </w:r>
      <w:r w:rsidR="005E1A4F">
        <w:rPr>
          <w:rStyle w:val="afffe"/>
        </w:rPr>
        <w:footnoteReference w:id="12"/>
      </w:r>
      <w:r w:rsidR="005E1A4F">
        <w:rPr>
          <w:rFonts w:hint="eastAsia"/>
        </w:rPr>
        <w:t>。</w:t>
      </w:r>
      <w:r w:rsidR="007B0DF9">
        <w:rPr>
          <w:rFonts w:hint="eastAsia"/>
        </w:rPr>
        <w:t>特に、自治体サービスで多く利用されているトーク機能については、</w:t>
      </w:r>
      <w:r w:rsidR="005422AC">
        <w:rPr>
          <w:rFonts w:hint="eastAsia"/>
        </w:rPr>
        <w:t>送</w:t>
      </w:r>
      <w:r w:rsidR="007B0DF9">
        <w:rPr>
          <w:rFonts w:hint="eastAsia"/>
        </w:rPr>
        <w:t>信者のスマートフォン等の</w:t>
      </w:r>
      <w:r w:rsidR="001B1696">
        <w:rPr>
          <w:rFonts w:hint="eastAsia"/>
        </w:rPr>
        <w:t>端末内</w:t>
      </w:r>
      <w:r w:rsidR="007B0DF9">
        <w:rPr>
          <w:rFonts w:hint="eastAsia"/>
        </w:rPr>
        <w:t>で暗号化され、LINE社のサーバを介して、受信者（友だち</w:t>
      </w:r>
      <w:r w:rsidR="007B0DF9">
        <w:rPr>
          <w:rFonts w:hint="eastAsia"/>
        </w:rPr>
        <w:lastRenderedPageBreak/>
        <w:t>やグループLINE参加者）の端末に送られ、そこで</w:t>
      </w:r>
      <w:r w:rsidR="00495BDD">
        <w:rPr>
          <w:rFonts w:hint="eastAsia"/>
        </w:rPr>
        <w:t>復号さ</w:t>
      </w:r>
      <w:r w:rsidR="007B0DF9">
        <w:rPr>
          <w:rFonts w:hint="eastAsia"/>
        </w:rPr>
        <w:t>れる。原則、LINE社のサーバでは</w:t>
      </w:r>
      <w:r w:rsidR="00650121">
        <w:rPr>
          <w:rFonts w:hint="eastAsia"/>
        </w:rPr>
        <w:t>、</w:t>
      </w:r>
      <w:r w:rsidR="007B0DF9">
        <w:rPr>
          <w:rFonts w:hint="eastAsia"/>
        </w:rPr>
        <w:t>トーク内容は暗号化された状態でキャッシュとして短期間滞留する（一定期間後、LINE社のサーバからは削除される）が暗号化されて</w:t>
      </w:r>
      <w:r w:rsidR="00BC05C0">
        <w:rPr>
          <w:rFonts w:hint="eastAsia"/>
        </w:rPr>
        <w:t>おり</w:t>
      </w:r>
      <w:r w:rsidR="00B11C4B">
        <w:rPr>
          <w:rFonts w:hint="eastAsia"/>
        </w:rPr>
        <w:t>、LINE社でも</w:t>
      </w:r>
      <w:r w:rsidR="007B0DF9">
        <w:rPr>
          <w:rFonts w:hint="eastAsia"/>
        </w:rPr>
        <w:t>トークの内容</w:t>
      </w:r>
      <w:r w:rsidR="00B11C4B">
        <w:rPr>
          <w:rFonts w:hint="eastAsia"/>
        </w:rPr>
        <w:t>は</w:t>
      </w:r>
      <w:r w:rsidR="007B0DF9">
        <w:rPr>
          <w:rFonts w:hint="eastAsia"/>
        </w:rPr>
        <w:t>確認できないため、通信の秘密は担保されていると</w:t>
      </w:r>
      <w:r w:rsidR="00495BDD">
        <w:rPr>
          <w:rFonts w:hint="eastAsia"/>
        </w:rPr>
        <w:t>され</w:t>
      </w:r>
      <w:r w:rsidR="007B0DF9">
        <w:rPr>
          <w:rFonts w:hint="eastAsia"/>
        </w:rPr>
        <w:t>ている。</w:t>
      </w:r>
      <w:r w:rsidR="0039135A">
        <w:rPr>
          <w:rFonts w:hint="eastAsia"/>
        </w:rPr>
        <w:t>ただし、</w:t>
      </w:r>
      <w:r w:rsidR="005422AC">
        <w:rPr>
          <w:rFonts w:hint="eastAsia"/>
        </w:rPr>
        <w:t>利用者が「通報」機能を使い、通信相手の問題行動（ストーカー、誹謗中傷等）をLINE社に報告した際は、</w:t>
      </w:r>
      <w:r w:rsidR="00E011D1">
        <w:rPr>
          <w:rFonts w:hint="eastAsia"/>
        </w:rPr>
        <w:t>①</w:t>
      </w:r>
      <w:r w:rsidR="000A2A0E">
        <w:rPr>
          <w:rFonts w:hint="eastAsia"/>
        </w:rPr>
        <w:t>利用者の端末</w:t>
      </w:r>
      <w:r w:rsidR="00E011D1">
        <w:rPr>
          <w:rFonts w:hint="eastAsia"/>
        </w:rPr>
        <w:t>内</w:t>
      </w:r>
      <w:r w:rsidR="000A2A0E">
        <w:rPr>
          <w:rFonts w:hint="eastAsia"/>
        </w:rPr>
        <w:t>で</w:t>
      </w:r>
      <w:r w:rsidR="005422AC">
        <w:rPr>
          <w:rFonts w:hint="eastAsia"/>
        </w:rPr>
        <w:t>当該のトーク内容にかかる暗号化</w:t>
      </w:r>
      <w:r w:rsidR="000A2A0E">
        <w:rPr>
          <w:rFonts w:hint="eastAsia"/>
        </w:rPr>
        <w:t>を一定範囲</w:t>
      </w:r>
      <w:r w:rsidR="005422AC">
        <w:rPr>
          <w:rFonts w:hint="eastAsia"/>
        </w:rPr>
        <w:t>解除</w:t>
      </w:r>
      <w:r w:rsidR="000A2A0E">
        <w:rPr>
          <w:rFonts w:hint="eastAsia"/>
        </w:rPr>
        <w:t>したうえで</w:t>
      </w:r>
      <w:r w:rsidR="00E011D1">
        <w:rPr>
          <w:rFonts w:hint="eastAsia"/>
        </w:rPr>
        <w:t>、②解除されたトーク内</w:t>
      </w:r>
      <w:r w:rsidR="00D215E4" w:rsidRPr="00B96F1A">
        <w:rPr>
          <w:rFonts w:hAnsi="Century" w:cs="Times New Roman"/>
          <w:noProof/>
        </w:rPr>
        <mc:AlternateContent>
          <mc:Choice Requires="wps">
            <w:drawing>
              <wp:anchor distT="45720" distB="45720" distL="114300" distR="114300" simplePos="0" relativeHeight="251677696" behindDoc="0" locked="0" layoutInCell="1" allowOverlap="1" wp14:anchorId="6B1F8E57" wp14:editId="35E4AB48">
                <wp:simplePos x="0" y="0"/>
                <wp:positionH relativeFrom="margin">
                  <wp:align>left</wp:align>
                </wp:positionH>
                <wp:positionV relativeFrom="paragraph">
                  <wp:posOffset>2075815</wp:posOffset>
                </wp:positionV>
                <wp:extent cx="3920490" cy="3102610"/>
                <wp:effectExtent l="0" t="0" r="3810" b="2540"/>
                <wp:wrapTopAndBottom/>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0490" cy="3102610"/>
                        </a:xfrm>
                        <a:prstGeom prst="rect">
                          <a:avLst/>
                        </a:prstGeom>
                        <a:solidFill>
                          <a:srgbClr val="FFFFFF"/>
                        </a:solidFill>
                        <a:ln w="9525">
                          <a:noFill/>
                          <a:miter lim="800000"/>
                          <a:headEnd/>
                          <a:tailEnd/>
                        </a:ln>
                      </wps:spPr>
                      <wps:txbx>
                        <w:txbxContent>
                          <w:p w14:paraId="09A29E6B" w14:textId="52C8A6D3" w:rsidR="00D852F3" w:rsidRPr="002011CF" w:rsidRDefault="00D852F3" w:rsidP="008F4A16">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8F4A16">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５</w:t>
                            </w:r>
                            <w:r w:rsidRPr="008F4A16">
                              <w:rPr>
                                <w:rFonts w:ascii="ＭＳ Ｐゴシック" w:eastAsia="ＭＳ Ｐゴシック" w:hAnsi="ＭＳ Ｐゴシック" w:hint="eastAsia"/>
                                <w:b/>
                                <w:sz w:val="22"/>
                              </w:rPr>
                              <w:t>：アプリによる暗号化</w:t>
                            </w:r>
                            <w:r w:rsidRPr="002011CF">
                              <w:rPr>
                                <w:rFonts w:ascii="ＭＳ Ｐゴシック" w:eastAsia="ＭＳ Ｐゴシック" w:hAnsi="ＭＳ Ｐゴシック" w:hint="eastAsia"/>
                                <w:b/>
                                <w:sz w:val="22"/>
                              </w:rPr>
                              <w:t>＞</w:t>
                            </w:r>
                          </w:p>
                          <w:p w14:paraId="3EA430CF" w14:textId="49E7C92A" w:rsidR="00D852F3" w:rsidRDefault="00D852F3" w:rsidP="008F4A16">
                            <w:r w:rsidRPr="008F4A16">
                              <w:rPr>
                                <w:noProof/>
                              </w:rPr>
                              <w:drawing>
                                <wp:inline distT="0" distB="0" distL="0" distR="0" wp14:anchorId="5CE32FC0" wp14:editId="47C6EEC8">
                                  <wp:extent cx="3345690" cy="252845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1825" cy="2540648"/>
                                          </a:xfrm>
                                          <a:prstGeom prst="rect">
                                            <a:avLst/>
                                          </a:prstGeom>
                                          <a:noFill/>
                                          <a:ln>
                                            <a:noFill/>
                                          </a:ln>
                                        </pic:spPr>
                                      </pic:pic>
                                    </a:graphicData>
                                  </a:graphic>
                                </wp:inline>
                              </w:drawing>
                            </w:r>
                          </w:p>
                          <w:p w14:paraId="3BF1490B" w14:textId="77777777" w:rsidR="00D852F3" w:rsidRPr="00564124" w:rsidRDefault="00D852F3" w:rsidP="008F4A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F8E57" id="_x0000_s1030" type="#_x0000_t202" style="position:absolute;left:0;text-align:left;margin-left:0;margin-top:163.45pt;width:308.7pt;height:244.3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" stroked="f">
                <v:textbox>
                  <w:txbxContent>
                    <w:p w14:paraId="09A29E6B" w14:textId="52C8A6D3" w:rsidR="00D852F3" w:rsidRPr="002011CF" w:rsidRDefault="00D852F3" w:rsidP="008F4A16">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8F4A16">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５</w:t>
                      </w:r>
                      <w:r w:rsidRPr="008F4A16">
                        <w:rPr>
                          <w:rFonts w:ascii="ＭＳ Ｐゴシック" w:eastAsia="ＭＳ Ｐゴシック" w:hAnsi="ＭＳ Ｐゴシック" w:hint="eastAsia"/>
                          <w:b/>
                          <w:sz w:val="22"/>
                        </w:rPr>
                        <w:t>：アプリによる暗号化</w:t>
                      </w:r>
                      <w:r w:rsidRPr="002011CF">
                        <w:rPr>
                          <w:rFonts w:ascii="ＭＳ Ｐゴシック" w:eastAsia="ＭＳ Ｐゴシック" w:hAnsi="ＭＳ Ｐゴシック" w:hint="eastAsia"/>
                          <w:b/>
                          <w:sz w:val="22"/>
                        </w:rPr>
                        <w:t>＞</w:t>
                      </w:r>
                    </w:p>
                    <w:p w14:paraId="3EA430CF" w14:textId="49E7C92A" w:rsidR="00D852F3" w:rsidRDefault="00D852F3" w:rsidP="008F4A16">
                      <w:r w:rsidRPr="008F4A16">
                        <w:rPr>
                          <w:noProof/>
                        </w:rPr>
                        <w:drawing>
                          <wp:inline distT="0" distB="0" distL="0" distR="0" wp14:anchorId="5CE32FC0" wp14:editId="47C6EEC8">
                            <wp:extent cx="3345690" cy="252845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1825" cy="2540648"/>
                                    </a:xfrm>
                                    <a:prstGeom prst="rect">
                                      <a:avLst/>
                                    </a:prstGeom>
                                    <a:noFill/>
                                    <a:ln>
                                      <a:noFill/>
                                    </a:ln>
                                  </pic:spPr>
                                </pic:pic>
                              </a:graphicData>
                            </a:graphic>
                          </wp:inline>
                        </w:drawing>
                      </w:r>
                    </w:p>
                    <w:p w14:paraId="3BF1490B" w14:textId="77777777" w:rsidR="00D852F3" w:rsidRPr="00564124" w:rsidRDefault="00D852F3" w:rsidP="008F4A16"/>
                  </w:txbxContent>
                </v:textbox>
                <w10:wrap type="topAndBottom" anchorx="margin"/>
              </v:shape>
            </w:pict>
          </mc:Fallback>
        </mc:AlternateContent>
      </w:r>
      <w:r w:rsidR="00E011D1">
        <w:rPr>
          <w:rFonts w:hint="eastAsia"/>
        </w:rPr>
        <w:t>容を利用者端末から</w:t>
      </w:r>
      <w:r w:rsidR="000A2A0E">
        <w:rPr>
          <w:rFonts w:hint="eastAsia"/>
        </w:rPr>
        <w:t>L</w:t>
      </w:r>
      <w:r w:rsidR="000A2A0E">
        <w:t>INE</w:t>
      </w:r>
      <w:r w:rsidR="000A2A0E">
        <w:rPr>
          <w:rFonts w:hint="eastAsia"/>
        </w:rPr>
        <w:t>社のモニタリング業務担当に送信</w:t>
      </w:r>
      <w:r w:rsidR="00063C0D">
        <w:rPr>
          <w:rFonts w:hint="eastAsia"/>
        </w:rPr>
        <w:t>してい</w:t>
      </w:r>
      <w:r w:rsidR="00E011D1">
        <w:rPr>
          <w:rFonts w:hint="eastAsia"/>
        </w:rPr>
        <w:t>る</w:t>
      </w:r>
      <w:r w:rsidR="005422AC">
        <w:rPr>
          <w:rFonts w:hint="eastAsia"/>
        </w:rPr>
        <w:t>。</w:t>
      </w:r>
    </w:p>
    <w:p w14:paraId="4F49FE4A" w14:textId="5CAF9F6A" w:rsidR="00D16C3D" w:rsidRDefault="008F4A16" w:rsidP="009D3A8A">
      <w:pPr>
        <w:pStyle w:val="a0"/>
        <w:spacing w:afterLines="50" w:after="180"/>
        <w:ind w:firstLine="240"/>
      </w:pPr>
      <w:r w:rsidRPr="008F4A16">
        <w:rPr>
          <w:rFonts w:hint="eastAsia"/>
        </w:rPr>
        <w:t>一方で、タイムラインやオープンチャットは、テキストや画像</w:t>
      </w:r>
      <w:r w:rsidR="0026022E">
        <w:rPr>
          <w:rFonts w:hint="eastAsia"/>
        </w:rPr>
        <w:t>等</w:t>
      </w:r>
      <w:r w:rsidRPr="008F4A16">
        <w:rPr>
          <w:rFonts w:hint="eastAsia"/>
        </w:rPr>
        <w:t>を友人等と共有する機能であり、同じアプリ上で</w:t>
      </w:r>
      <w:r w:rsidR="00A001FA">
        <w:rPr>
          <w:rFonts w:hint="eastAsia"/>
        </w:rPr>
        <w:t>の共有に限られるものの</w:t>
      </w:r>
      <w:r w:rsidRPr="008F4A16">
        <w:rPr>
          <w:rFonts w:hint="eastAsia"/>
        </w:rPr>
        <w:t>、これらは公開することを前提としているため、暗号化</w:t>
      </w:r>
      <w:r w:rsidR="00B11C4B">
        <w:rPr>
          <w:rFonts w:hint="eastAsia"/>
        </w:rPr>
        <w:t>はされていない</w:t>
      </w:r>
      <w:r w:rsidRPr="008F4A16">
        <w:rPr>
          <w:rFonts w:hint="eastAsia"/>
        </w:rPr>
        <w:t>。</w:t>
      </w:r>
      <w:r w:rsidR="002E3834">
        <w:rPr>
          <w:rFonts w:hint="eastAsia"/>
        </w:rPr>
        <w:t>また、公式アカウントから多数の利用者に向けたテキストによるトークも広報・アナウンスと見なされ暗号化対象と</w:t>
      </w:r>
      <w:r w:rsidR="00495BDD">
        <w:rPr>
          <w:rFonts w:hint="eastAsia"/>
        </w:rPr>
        <w:t>されてい</w:t>
      </w:r>
      <w:r w:rsidR="002E3834">
        <w:rPr>
          <w:rFonts w:hint="eastAsia"/>
        </w:rPr>
        <w:t>ない。</w:t>
      </w:r>
    </w:p>
    <w:p w14:paraId="06C21E12" w14:textId="6606DEEA" w:rsidR="007B0DF9" w:rsidRPr="004401DB" w:rsidRDefault="007B0DF9" w:rsidP="007B0DF9">
      <w:pPr>
        <w:pStyle w:val="2"/>
        <w:spacing w:before="360"/>
        <w:ind w:left="240" w:hanging="240"/>
      </w:pPr>
      <w:r>
        <w:rPr>
          <w:rFonts w:hint="eastAsia"/>
        </w:rPr>
        <w:t xml:space="preserve">　</w:t>
      </w:r>
      <w:bookmarkStart w:id="15" w:name="_Toc77619472"/>
      <w:r w:rsidR="00C84ADB">
        <w:rPr>
          <w:rFonts w:hint="eastAsia"/>
        </w:rPr>
        <w:t>LINE</w:t>
      </w:r>
      <w:r>
        <w:rPr>
          <w:rFonts w:hint="eastAsia"/>
        </w:rPr>
        <w:t>サービスの構造</w:t>
      </w:r>
      <w:bookmarkEnd w:id="15"/>
    </w:p>
    <w:p w14:paraId="2A6FA14E" w14:textId="58838C62" w:rsidR="008D5D94" w:rsidRDefault="007B0DF9" w:rsidP="005A7432">
      <w:pPr>
        <w:pStyle w:val="a0"/>
        <w:spacing w:afterLines="50" w:after="180"/>
        <w:ind w:firstLine="240"/>
      </w:pPr>
      <w:r>
        <w:rPr>
          <w:rFonts w:hint="eastAsia"/>
        </w:rPr>
        <w:t>LINE</w:t>
      </w:r>
      <w:r w:rsidR="006F7369">
        <w:rPr>
          <w:rFonts w:hint="eastAsia"/>
        </w:rPr>
        <w:t>を利用した</w:t>
      </w:r>
      <w:r w:rsidR="005B387D">
        <w:rPr>
          <w:rFonts w:hint="eastAsia"/>
        </w:rPr>
        <w:t>サービスを</w:t>
      </w:r>
      <w:r w:rsidR="0061504B">
        <w:rPr>
          <w:rFonts w:hint="eastAsia"/>
        </w:rPr>
        <w:t>提供に関わる事業者</w:t>
      </w:r>
      <w:r w:rsidR="00495BDD">
        <w:rPr>
          <w:rFonts w:hint="eastAsia"/>
        </w:rPr>
        <w:t>について</w:t>
      </w:r>
      <w:r w:rsidR="0061504B">
        <w:rPr>
          <w:rFonts w:hint="eastAsia"/>
        </w:rPr>
        <w:t>サービス</w:t>
      </w:r>
      <w:r w:rsidR="005B387D">
        <w:rPr>
          <w:rFonts w:hint="eastAsia"/>
        </w:rPr>
        <w:t>構造から見ると、</w:t>
      </w:r>
      <w:r w:rsidR="00752FBA">
        <w:rPr>
          <w:rFonts w:hint="eastAsia"/>
        </w:rPr>
        <w:t>いくつかの形態がある。</w:t>
      </w:r>
      <w:r w:rsidR="008D5D94">
        <w:rPr>
          <w:rFonts w:hint="eastAsia"/>
        </w:rPr>
        <w:t>LINE社のサービスをそのまま利用する場合もあれば、LINEのサービスと別の事業者のサービスを組み合わせて利用する場合もある。また、後者の場合、組み合わせの方法は様々である。</w:t>
      </w:r>
    </w:p>
    <w:p w14:paraId="000DB396" w14:textId="513F4C52" w:rsidR="00A001FA" w:rsidRPr="00E639F6" w:rsidRDefault="00D215E4" w:rsidP="00CF00B7">
      <w:pPr>
        <w:pStyle w:val="a0"/>
        <w:spacing w:afterLines="50" w:after="180"/>
        <w:ind w:firstLineChars="118" w:firstLine="283"/>
      </w:pPr>
      <w:r w:rsidRPr="00CF00B7">
        <w:rPr>
          <w:noProof/>
        </w:rPr>
        <w:lastRenderedPageBreak/>
        <mc:AlternateContent>
          <mc:Choice Requires="wps">
            <w:drawing>
              <wp:anchor distT="45720" distB="45720" distL="114300" distR="114300" simplePos="0" relativeHeight="251681792" behindDoc="0" locked="0" layoutInCell="1" allowOverlap="1" wp14:anchorId="5DB1BB4B" wp14:editId="4D082118">
                <wp:simplePos x="0" y="0"/>
                <wp:positionH relativeFrom="margin">
                  <wp:posOffset>41275</wp:posOffset>
                </wp:positionH>
                <wp:positionV relativeFrom="paragraph">
                  <wp:posOffset>2007870</wp:posOffset>
                </wp:positionV>
                <wp:extent cx="5753100" cy="3608705"/>
                <wp:effectExtent l="0" t="0" r="0" b="0"/>
                <wp:wrapTopAndBottom/>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608705"/>
                        </a:xfrm>
                        <a:prstGeom prst="rect">
                          <a:avLst/>
                        </a:prstGeom>
                        <a:solidFill>
                          <a:srgbClr val="FFFFFF"/>
                        </a:solidFill>
                        <a:ln w="9525">
                          <a:noFill/>
                          <a:miter lim="800000"/>
                          <a:headEnd/>
                          <a:tailEnd/>
                        </a:ln>
                      </wps:spPr>
                      <wps:txbx>
                        <w:txbxContent>
                          <w:p w14:paraId="50A30729" w14:textId="16EB6F6B" w:rsidR="00D852F3" w:rsidRPr="002011CF" w:rsidRDefault="00D852F3" w:rsidP="003C0B72">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BD6CFE">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６</w:t>
                            </w:r>
                            <w:r w:rsidRPr="00BD6CFE">
                              <w:rPr>
                                <w:rFonts w:ascii="ＭＳ Ｐゴシック" w:eastAsia="ＭＳ Ｐゴシック" w:hAnsi="ＭＳ Ｐゴシック" w:hint="eastAsia"/>
                                <w:b/>
                                <w:sz w:val="22"/>
                              </w:rPr>
                              <w:t>：行政機関での主なLINEサービス利用形態</w:t>
                            </w:r>
                            <w:r w:rsidRPr="0087766B">
                              <w:rPr>
                                <w:rStyle w:val="afffe"/>
                              </w:rPr>
                              <w:fldChar w:fldCharType="begin"/>
                            </w:r>
                            <w:r w:rsidRPr="0087766B">
                              <w:rPr>
                                <w:rStyle w:val="afffe"/>
                              </w:rPr>
                              <w:instrText xml:space="preserve"> </w:instrText>
                            </w:r>
                            <w:r w:rsidRPr="0087766B">
                              <w:rPr>
                                <w:rStyle w:val="afffe"/>
                                <w:rFonts w:hint="eastAsia"/>
                              </w:rPr>
                              <w:instrText>NOTEREF _Ref74923405 \h</w:instrText>
                            </w:r>
                            <w:r w:rsidRPr="0087766B">
                              <w:rPr>
                                <w:rStyle w:val="afffe"/>
                              </w:rPr>
                              <w:instrText xml:space="preserve">  \* MERGEFORMAT </w:instrText>
                            </w:r>
                            <w:r w:rsidRPr="0087766B">
                              <w:rPr>
                                <w:rStyle w:val="afffe"/>
                              </w:rPr>
                            </w:r>
                            <w:r w:rsidRPr="0087766B">
                              <w:rPr>
                                <w:rStyle w:val="afffe"/>
                              </w:rPr>
                              <w:fldChar w:fldCharType="separate"/>
                            </w:r>
                            <w:r>
                              <w:rPr>
                                <w:rStyle w:val="afffe"/>
                              </w:rPr>
                              <w:t>2</w:t>
                            </w:r>
                            <w:r w:rsidRPr="0087766B">
                              <w:rPr>
                                <w:rStyle w:val="afffe"/>
                              </w:rPr>
                              <w:fldChar w:fldCharType="end"/>
                            </w:r>
                            <w:r w:rsidRPr="002011CF">
                              <w:rPr>
                                <w:rFonts w:ascii="ＭＳ Ｐゴシック" w:eastAsia="ＭＳ Ｐゴシック" w:hAnsi="ＭＳ Ｐゴシック" w:hint="eastAsia"/>
                                <w:b/>
                                <w:sz w:val="22"/>
                              </w:rPr>
                              <w:t>＞</w:t>
                            </w:r>
                          </w:p>
                          <w:p w14:paraId="19568996" w14:textId="4C7E7D51" w:rsidR="00D852F3" w:rsidRDefault="00D852F3" w:rsidP="003C0B72">
                            <w:r w:rsidRPr="005A7432">
                              <w:rPr>
                                <w:noProof/>
                              </w:rPr>
                              <w:drawing>
                                <wp:inline distT="0" distB="0" distL="0" distR="0" wp14:anchorId="45151908" wp14:editId="5B59C8BD">
                                  <wp:extent cx="5561330" cy="2761904"/>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30" cy="2761904"/>
                                          </a:xfrm>
                                          <a:prstGeom prst="rect">
                                            <a:avLst/>
                                          </a:prstGeom>
                                          <a:noFill/>
                                          <a:ln>
                                            <a:noFill/>
                                          </a:ln>
                                        </pic:spPr>
                                      </pic:pic>
                                    </a:graphicData>
                                  </a:graphic>
                                </wp:inline>
                              </w:drawing>
                            </w:r>
                          </w:p>
                          <w:p w14:paraId="27E9033B" w14:textId="4CAF43A0" w:rsidR="00D852F3" w:rsidRPr="00BD6CFE" w:rsidRDefault="00D852F3" w:rsidP="003C0B72">
                            <w:pPr>
                              <w:spacing w:line="240" w:lineRule="exact"/>
                              <w:ind w:leftChars="118" w:left="283" w:firstLine="1"/>
                              <w:rPr>
                                <w:sz w:val="16"/>
                              </w:rPr>
                            </w:pPr>
                            <w:r w:rsidRPr="00BD6CFE">
                              <w:rPr>
                                <w:rFonts w:hint="eastAsia"/>
                                <w:sz w:val="16"/>
                              </w:rPr>
                              <w:t>内閣官房等「政府機関・地方公共団体等における業務でのLINE 利用状況調査を踏まえた今後のLINE サービス等の利用の際の考え方（ガイドライン）」より</w:t>
                            </w:r>
                            <w:r>
                              <w:rPr>
                                <w:rFonts w:hint="eastAsia"/>
                                <w:sz w:val="16"/>
                              </w:rPr>
                              <w:t>一部改変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1BB4B" id="_x0000_s1031" type="#_x0000_t202" style="position:absolute;left:0;text-align:left;margin-left:3.25pt;margin-top:158.1pt;width:453pt;height:284.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" stroked="f">
                <v:textbox>
                  <w:txbxContent>
                    <w:p w14:paraId="50A30729" w14:textId="16EB6F6B" w:rsidR="00D852F3" w:rsidRPr="002011CF" w:rsidRDefault="00D852F3" w:rsidP="003C0B72">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BD6CFE">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６</w:t>
                      </w:r>
                      <w:r w:rsidRPr="00BD6CFE">
                        <w:rPr>
                          <w:rFonts w:ascii="ＭＳ Ｐゴシック" w:eastAsia="ＭＳ Ｐゴシック" w:hAnsi="ＭＳ Ｐゴシック" w:hint="eastAsia"/>
                          <w:b/>
                          <w:sz w:val="22"/>
                        </w:rPr>
                        <w:t>：行政機関での主なLINEサービス利用形態</w:t>
                      </w:r>
                      <w:r w:rsidRPr="0087766B">
                        <w:rPr>
                          <w:rStyle w:val="afffe"/>
                        </w:rPr>
                        <w:fldChar w:fldCharType="begin"/>
                      </w:r>
                      <w:r w:rsidRPr="0087766B">
                        <w:rPr>
                          <w:rStyle w:val="afffe"/>
                        </w:rPr>
                        <w:instrText xml:space="preserve"> </w:instrText>
                      </w:r>
                      <w:r w:rsidRPr="0087766B">
                        <w:rPr>
                          <w:rStyle w:val="afffe"/>
                          <w:rFonts w:hint="eastAsia"/>
                        </w:rPr>
                        <w:instrText>NOTEREF _Ref74923405 \h</w:instrText>
                      </w:r>
                      <w:r w:rsidRPr="0087766B">
                        <w:rPr>
                          <w:rStyle w:val="afffe"/>
                        </w:rPr>
                        <w:instrText xml:space="preserve">  \* MERGEFORMAT </w:instrText>
                      </w:r>
                      <w:r w:rsidRPr="0087766B">
                        <w:rPr>
                          <w:rStyle w:val="afffe"/>
                        </w:rPr>
                      </w:r>
                      <w:r w:rsidRPr="0087766B">
                        <w:rPr>
                          <w:rStyle w:val="afffe"/>
                        </w:rPr>
                        <w:fldChar w:fldCharType="separate"/>
                      </w:r>
                      <w:r>
                        <w:rPr>
                          <w:rStyle w:val="afffe"/>
                        </w:rPr>
                        <w:t>2</w:t>
                      </w:r>
                      <w:r w:rsidRPr="0087766B">
                        <w:rPr>
                          <w:rStyle w:val="afffe"/>
                        </w:rPr>
                        <w:fldChar w:fldCharType="end"/>
                      </w:r>
                      <w:r w:rsidRPr="002011CF">
                        <w:rPr>
                          <w:rFonts w:ascii="ＭＳ Ｐゴシック" w:eastAsia="ＭＳ Ｐゴシック" w:hAnsi="ＭＳ Ｐゴシック" w:hint="eastAsia"/>
                          <w:b/>
                          <w:sz w:val="22"/>
                        </w:rPr>
                        <w:t>＞</w:t>
                      </w:r>
                    </w:p>
                    <w:p w14:paraId="19568996" w14:textId="4C7E7D51" w:rsidR="00D852F3" w:rsidRDefault="00D852F3" w:rsidP="003C0B72">
                      <w:r w:rsidRPr="005A7432">
                        <w:rPr>
                          <w:noProof/>
                        </w:rPr>
                        <w:drawing>
                          <wp:inline distT="0" distB="0" distL="0" distR="0" wp14:anchorId="45151908" wp14:editId="5B59C8BD">
                            <wp:extent cx="5561330" cy="2761904"/>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1330" cy="2761904"/>
                                    </a:xfrm>
                                    <a:prstGeom prst="rect">
                                      <a:avLst/>
                                    </a:prstGeom>
                                    <a:noFill/>
                                    <a:ln>
                                      <a:noFill/>
                                    </a:ln>
                                  </pic:spPr>
                                </pic:pic>
                              </a:graphicData>
                            </a:graphic>
                          </wp:inline>
                        </w:drawing>
                      </w:r>
                    </w:p>
                    <w:p w14:paraId="27E9033B" w14:textId="4CAF43A0" w:rsidR="00D852F3" w:rsidRPr="00BD6CFE" w:rsidRDefault="00D852F3" w:rsidP="003C0B72">
                      <w:pPr>
                        <w:spacing w:line="240" w:lineRule="exact"/>
                        <w:ind w:leftChars="118" w:left="283" w:firstLine="1"/>
                        <w:rPr>
                          <w:sz w:val="16"/>
                        </w:rPr>
                      </w:pPr>
                      <w:r w:rsidRPr="00BD6CFE">
                        <w:rPr>
                          <w:rFonts w:hint="eastAsia"/>
                          <w:sz w:val="16"/>
                        </w:rPr>
                        <w:t>内閣官房等「政府機関・地方公共団体等における業務でのLINE 利用状況調査を踏まえた今後のLINE サービス等の利用の際の考え方（ガイドライン）」より</w:t>
                      </w:r>
                      <w:r>
                        <w:rPr>
                          <w:rFonts w:hint="eastAsia"/>
                          <w:sz w:val="16"/>
                        </w:rPr>
                        <w:t>一部改変</w:t>
                      </w:r>
                    </w:p>
                  </w:txbxContent>
                </v:textbox>
                <w10:wrap type="topAndBottom" anchorx="margin"/>
              </v:shape>
            </w:pict>
          </mc:Fallback>
        </mc:AlternateContent>
      </w:r>
      <w:r w:rsidR="003C0B72">
        <w:rPr>
          <w:rFonts w:hint="eastAsia"/>
        </w:rPr>
        <w:t>内閣官房</w:t>
      </w:r>
      <w:r>
        <w:rPr>
          <w:rFonts w:hint="eastAsia"/>
        </w:rPr>
        <w:t>等</w:t>
      </w:r>
      <w:r w:rsidR="003C0B72">
        <w:rPr>
          <w:rFonts w:hint="eastAsia"/>
        </w:rPr>
        <w:t>ガイドラインを元に整理する</w:t>
      </w:r>
      <w:r w:rsidR="00BC05C0">
        <w:rPr>
          <w:rFonts w:hint="eastAsia"/>
        </w:rPr>
        <w:t>（図表</w:t>
      </w:r>
      <w:r w:rsidR="0041375D">
        <w:rPr>
          <w:rFonts w:hint="eastAsia"/>
        </w:rPr>
        <w:t>６</w:t>
      </w:r>
      <w:r w:rsidR="00BC05C0">
        <w:rPr>
          <w:rFonts w:hint="eastAsia"/>
        </w:rPr>
        <w:t>）</w:t>
      </w:r>
      <w:r w:rsidR="003C0B72">
        <w:rPr>
          <w:rFonts w:hint="eastAsia"/>
        </w:rPr>
        <w:t>と、</w:t>
      </w:r>
      <w:r w:rsidR="00551A57">
        <w:rPr>
          <w:rFonts w:hint="eastAsia"/>
        </w:rPr>
        <w:t>A.「</w:t>
      </w:r>
      <w:r w:rsidR="00526757">
        <w:rPr>
          <w:rFonts w:hint="eastAsia"/>
        </w:rPr>
        <w:t>自治体の</w:t>
      </w:r>
      <w:r w:rsidR="00752FBA">
        <w:rPr>
          <w:rFonts w:hint="eastAsia"/>
        </w:rPr>
        <w:t>公式アカウントを利用し</w:t>
      </w:r>
      <w:r w:rsidR="00A001FA">
        <w:rPr>
          <w:rFonts w:hint="eastAsia"/>
        </w:rPr>
        <w:t>LINE社が提供するサービスのみ</w:t>
      </w:r>
      <w:r w:rsidR="00526757">
        <w:rPr>
          <w:rFonts w:hint="eastAsia"/>
        </w:rPr>
        <w:t>を利用する</w:t>
      </w:r>
      <w:r w:rsidR="00752FBA">
        <w:rPr>
          <w:rFonts w:hint="eastAsia"/>
        </w:rPr>
        <w:t>（①パターン１）</w:t>
      </w:r>
      <w:r w:rsidR="00551A57">
        <w:rPr>
          <w:rFonts w:hint="eastAsia"/>
        </w:rPr>
        <w:t>」</w:t>
      </w:r>
      <w:r w:rsidR="00752FBA">
        <w:rPr>
          <w:rFonts w:hint="eastAsia"/>
        </w:rPr>
        <w:t>、</w:t>
      </w:r>
      <w:r w:rsidR="00551A57">
        <w:rPr>
          <w:rFonts w:hint="eastAsia"/>
        </w:rPr>
        <w:t>B.「</w:t>
      </w:r>
      <w:r w:rsidR="00526757">
        <w:rPr>
          <w:rFonts w:hint="eastAsia"/>
        </w:rPr>
        <w:t>自治体の</w:t>
      </w:r>
      <w:r w:rsidR="00752FBA">
        <w:rPr>
          <w:rFonts w:hint="eastAsia"/>
        </w:rPr>
        <w:t>公式アカウントを利用するが、LINE社はあくまでもサービスへの入口のみで、サービスは</w:t>
      </w:r>
      <w:r w:rsidR="00526757">
        <w:rPr>
          <w:rFonts w:hint="eastAsia"/>
        </w:rPr>
        <w:t>自治体が</w:t>
      </w:r>
      <w:r w:rsidR="00C111EE">
        <w:rPr>
          <w:rFonts w:hint="eastAsia"/>
        </w:rPr>
        <w:t>別に</w:t>
      </w:r>
      <w:r w:rsidR="00526757">
        <w:rPr>
          <w:rFonts w:hint="eastAsia"/>
        </w:rPr>
        <w:t>契約する</w:t>
      </w:r>
      <w:r w:rsidR="00752FBA">
        <w:rPr>
          <w:rFonts w:hint="eastAsia"/>
        </w:rPr>
        <w:t>事業者が運営する</w:t>
      </w:r>
      <w:r w:rsidR="00526757">
        <w:rPr>
          <w:rFonts w:hint="eastAsia"/>
        </w:rPr>
        <w:t>ものを利用する</w:t>
      </w:r>
      <w:r w:rsidR="00752FBA">
        <w:rPr>
          <w:rFonts w:hint="eastAsia"/>
        </w:rPr>
        <w:t>（①パターン２）</w:t>
      </w:r>
      <w:r w:rsidR="00551A57">
        <w:rPr>
          <w:rFonts w:hint="eastAsia"/>
        </w:rPr>
        <w:t>」</w:t>
      </w:r>
      <w:r w:rsidR="00752FBA">
        <w:rPr>
          <w:rFonts w:hint="eastAsia"/>
        </w:rPr>
        <w:t>、</w:t>
      </w:r>
      <w:r w:rsidR="00551A57">
        <w:rPr>
          <w:rFonts w:hint="eastAsia"/>
        </w:rPr>
        <w:t>C.「</w:t>
      </w:r>
      <w:r w:rsidR="001716F1">
        <w:rPr>
          <w:rFonts w:hint="eastAsia"/>
        </w:rPr>
        <w:t>自治体が契約している</w:t>
      </w:r>
      <w:r w:rsidR="00E639F6">
        <w:rPr>
          <w:rFonts w:hint="eastAsia"/>
        </w:rPr>
        <w:t>収納代行業者から提示される支払方法のひとつとして</w:t>
      </w:r>
      <w:r w:rsidR="00D23998">
        <w:rPr>
          <w:rFonts w:hint="eastAsia"/>
        </w:rPr>
        <w:t>LINE</w:t>
      </w:r>
      <w:r w:rsidR="00D23998">
        <w:t xml:space="preserve"> Pay</w:t>
      </w:r>
      <w:r w:rsidR="00D23998">
        <w:rPr>
          <w:rFonts w:hint="eastAsia"/>
        </w:rPr>
        <w:t>を利用する</w:t>
      </w:r>
      <w:r w:rsidR="00526757">
        <w:rPr>
          <w:rFonts w:hint="eastAsia"/>
        </w:rPr>
        <w:t>（②）</w:t>
      </w:r>
      <w:r w:rsidR="00551A57">
        <w:rPr>
          <w:rFonts w:hint="eastAsia"/>
        </w:rPr>
        <w:t>」</w:t>
      </w:r>
      <w:r w:rsidR="00526757">
        <w:rPr>
          <w:rFonts w:hint="eastAsia"/>
        </w:rPr>
        <w:t>、</w:t>
      </w:r>
      <w:r w:rsidR="00551A57">
        <w:rPr>
          <w:rFonts w:hint="eastAsia"/>
        </w:rPr>
        <w:t>D.「</w:t>
      </w:r>
      <w:r w:rsidR="00752FBA">
        <w:rPr>
          <w:rFonts w:hint="eastAsia"/>
        </w:rPr>
        <w:t>公式アカウントではない個人アカウント</w:t>
      </w:r>
      <w:r w:rsidR="00495BDD">
        <w:rPr>
          <w:rFonts w:hint="eastAsia"/>
        </w:rPr>
        <w:t>を用いて</w:t>
      </w:r>
      <w:r w:rsidR="00752FBA">
        <w:rPr>
          <w:rFonts w:hint="eastAsia"/>
        </w:rPr>
        <w:t>サービス（LINE社の提供する個人向けサービス）を利用する</w:t>
      </w:r>
      <w:r w:rsidR="00526757">
        <w:rPr>
          <w:rFonts w:hint="eastAsia"/>
        </w:rPr>
        <w:t>（③）</w:t>
      </w:r>
      <w:r w:rsidR="00551A57">
        <w:rPr>
          <w:rFonts w:hint="eastAsia"/>
        </w:rPr>
        <w:t>」</w:t>
      </w:r>
      <w:r w:rsidR="00440F93">
        <w:rPr>
          <w:rFonts w:hint="eastAsia"/>
        </w:rPr>
        <w:t>に</w:t>
      </w:r>
      <w:r w:rsidR="00F004FD">
        <w:rPr>
          <w:rFonts w:hint="eastAsia"/>
        </w:rPr>
        <w:t>分類できる</w:t>
      </w:r>
      <w:r w:rsidR="00526757">
        <w:rPr>
          <w:rFonts w:hint="eastAsia"/>
        </w:rPr>
        <w:t>。</w:t>
      </w:r>
    </w:p>
    <w:p w14:paraId="1569B871" w14:textId="77777777" w:rsidR="00FA1FAE" w:rsidRDefault="00FA1FAE" w:rsidP="00A5231E">
      <w:pPr>
        <w:pStyle w:val="a0"/>
        <w:spacing w:afterLines="50" w:after="180"/>
        <w:ind w:firstLine="240"/>
      </w:pPr>
    </w:p>
    <w:p w14:paraId="26EE4364" w14:textId="6FBBDF12" w:rsidR="00E11368" w:rsidRDefault="009E102D" w:rsidP="00A5231E">
      <w:pPr>
        <w:pStyle w:val="a0"/>
        <w:spacing w:afterLines="50" w:after="180"/>
        <w:ind w:firstLine="240"/>
      </w:pPr>
      <w:r>
        <w:rPr>
          <w:rFonts w:hint="eastAsia"/>
        </w:rPr>
        <w:t>A.</w:t>
      </w:r>
      <w:r w:rsidR="0061504B">
        <w:rPr>
          <w:rFonts w:hint="eastAsia"/>
        </w:rPr>
        <w:t>（</w:t>
      </w:r>
      <w:r w:rsidR="00C111EE">
        <w:rPr>
          <w:rFonts w:hint="eastAsia"/>
        </w:rPr>
        <w:t>図表</w:t>
      </w:r>
      <w:r w:rsidR="0041375D">
        <w:rPr>
          <w:rFonts w:hint="eastAsia"/>
        </w:rPr>
        <w:t>６</w:t>
      </w:r>
      <w:r w:rsidR="00C111EE">
        <w:rPr>
          <w:rFonts w:hint="eastAsia"/>
        </w:rPr>
        <w:t>：</w:t>
      </w:r>
      <w:r>
        <w:rPr>
          <w:rFonts w:hint="eastAsia"/>
        </w:rPr>
        <w:t>①</w:t>
      </w:r>
      <w:r w:rsidR="006C2B5E">
        <w:rPr>
          <w:rFonts w:hint="eastAsia"/>
        </w:rPr>
        <w:t>パターン１</w:t>
      </w:r>
      <w:r w:rsidR="0061504B">
        <w:rPr>
          <w:rFonts w:hint="eastAsia"/>
        </w:rPr>
        <w:t>）</w:t>
      </w:r>
      <w:r w:rsidR="006C2B5E">
        <w:rPr>
          <w:rFonts w:hint="eastAsia"/>
        </w:rPr>
        <w:t>のサービス形態は、</w:t>
      </w:r>
      <w:r w:rsidR="00C111EE">
        <w:rPr>
          <w:rFonts w:hint="eastAsia"/>
        </w:rPr>
        <w:t>住民等利用者の</w:t>
      </w:r>
      <w:r w:rsidR="005B387D">
        <w:rPr>
          <w:rFonts w:hint="eastAsia"/>
        </w:rPr>
        <w:t>スマートフォンにインストールされたアプリと、</w:t>
      </w:r>
      <w:r w:rsidR="006C2B5E">
        <w:rPr>
          <w:rFonts w:hint="eastAsia"/>
        </w:rPr>
        <w:t>LINE社の</w:t>
      </w:r>
      <w:r w:rsidR="005B387D">
        <w:rPr>
          <w:rFonts w:hint="eastAsia"/>
        </w:rPr>
        <w:t>サーバ側の仕組みが連携することでサービスを構成している。</w:t>
      </w:r>
      <w:r w:rsidR="00E552FC">
        <w:rPr>
          <w:rFonts w:hint="eastAsia"/>
        </w:rPr>
        <w:t>ホームページや広報誌</w:t>
      </w:r>
      <w:r w:rsidR="0026022E">
        <w:rPr>
          <w:rFonts w:hint="eastAsia"/>
        </w:rPr>
        <w:t>等</w:t>
      </w:r>
      <w:r w:rsidR="00E552FC">
        <w:rPr>
          <w:rFonts w:hint="eastAsia"/>
        </w:rPr>
        <w:t>で公開されている情報を、LINEサービスを経由して配信する目的で利用されている場合</w:t>
      </w:r>
      <w:r w:rsidR="008B543B">
        <w:rPr>
          <w:rFonts w:hint="eastAsia"/>
        </w:rPr>
        <w:t>、このサービス形態が用いられること</w:t>
      </w:r>
      <w:r w:rsidR="00E552FC">
        <w:rPr>
          <w:rFonts w:hint="eastAsia"/>
        </w:rPr>
        <w:t>が多い。</w:t>
      </w:r>
      <w:r w:rsidR="00F36AC1">
        <w:rPr>
          <w:rFonts w:hint="eastAsia"/>
        </w:rPr>
        <w:t>前述の</w:t>
      </w:r>
      <w:r w:rsidR="002E3916">
        <w:rPr>
          <w:rFonts w:hint="eastAsia"/>
        </w:rPr>
        <w:t>ように、LINE公式アカウントと</w:t>
      </w:r>
      <w:r w:rsidR="00E552FC">
        <w:rPr>
          <w:rFonts w:hint="eastAsia"/>
        </w:rPr>
        <w:t>利用者のLINEアプリの間でのトークでは、テキストの内容や送信する画像は暗号化されずに送信される。LINE社が提供する一斉配信や自動応答の仕組みを利用する場合、その内容はLINE社のサーバに保管されることになる。なお、端末とサーバの通信経路自体は暗号化されている。</w:t>
      </w:r>
    </w:p>
    <w:p w14:paraId="772486BB" w14:textId="0299D5E4" w:rsidR="004F2449" w:rsidRDefault="009E102D" w:rsidP="00E552FC">
      <w:pPr>
        <w:pStyle w:val="a0"/>
        <w:spacing w:afterLines="50" w:after="180"/>
        <w:ind w:firstLine="240"/>
      </w:pPr>
      <w:r>
        <w:rPr>
          <w:rFonts w:hint="eastAsia"/>
        </w:rPr>
        <w:lastRenderedPageBreak/>
        <w:t>B.</w:t>
      </w:r>
      <w:r w:rsidR="00C111EE">
        <w:rPr>
          <w:rFonts w:hint="eastAsia"/>
        </w:rPr>
        <w:t>（図表</w:t>
      </w:r>
      <w:r w:rsidR="0041375D">
        <w:rPr>
          <w:rFonts w:hint="eastAsia"/>
        </w:rPr>
        <w:t>６</w:t>
      </w:r>
      <w:r w:rsidR="00C111EE">
        <w:rPr>
          <w:rFonts w:hint="eastAsia"/>
        </w:rPr>
        <w:t>：</w:t>
      </w:r>
      <w:r w:rsidRPr="008D5D94">
        <w:rPr>
          <w:rFonts w:hint="eastAsia"/>
        </w:rPr>
        <w:t>①</w:t>
      </w:r>
      <w:r w:rsidR="00DB57A7">
        <w:rPr>
          <w:rFonts w:hint="eastAsia"/>
        </w:rPr>
        <w:t>パターン</w:t>
      </w:r>
      <w:r w:rsidR="004F2449">
        <w:rPr>
          <w:rFonts w:hint="eastAsia"/>
        </w:rPr>
        <w:t>２</w:t>
      </w:r>
      <w:r w:rsidR="00C111EE">
        <w:rPr>
          <w:rFonts w:hint="eastAsia"/>
        </w:rPr>
        <w:t>）</w:t>
      </w:r>
      <w:r w:rsidR="00DB57A7">
        <w:rPr>
          <w:rFonts w:hint="eastAsia"/>
        </w:rPr>
        <w:t>のサービス形態</w:t>
      </w:r>
      <w:r w:rsidR="008A5BC1">
        <w:rPr>
          <w:rFonts w:hint="eastAsia"/>
        </w:rPr>
        <w:t>で</w:t>
      </w:r>
      <w:r w:rsidR="00DB57A7">
        <w:rPr>
          <w:rFonts w:hint="eastAsia"/>
        </w:rPr>
        <w:t>は、</w:t>
      </w:r>
      <w:r w:rsidR="008A5BC1">
        <w:rPr>
          <w:rFonts w:hint="eastAsia"/>
        </w:rPr>
        <w:t>住民等利用者は</w:t>
      </w:r>
      <w:r w:rsidR="00DB57A7">
        <w:rPr>
          <w:rFonts w:hint="eastAsia"/>
        </w:rPr>
        <w:t>LINEの公式アカウント</w:t>
      </w:r>
      <w:r w:rsidR="00F36AC1">
        <w:rPr>
          <w:rFonts w:hint="eastAsia"/>
        </w:rPr>
        <w:t>を</w:t>
      </w:r>
      <w:r w:rsidR="00F36AC1" w:rsidRPr="00712C93">
        <w:rPr>
          <w:rFonts w:hint="eastAsia"/>
        </w:rPr>
        <w:t>窓口として</w:t>
      </w:r>
      <w:r w:rsidR="00DB57A7" w:rsidRPr="00712C93">
        <w:rPr>
          <w:rFonts w:hint="eastAsia"/>
        </w:rPr>
        <w:t>、LINE社以外の事業者が提供する</w:t>
      </w:r>
      <w:r w:rsidR="004F2449" w:rsidRPr="00712C93">
        <w:rPr>
          <w:rFonts w:hint="eastAsia"/>
        </w:rPr>
        <w:t>サービス</w:t>
      </w:r>
      <w:r w:rsidR="00DB57A7" w:rsidRPr="00712C93">
        <w:rPr>
          <w:rFonts w:hint="eastAsia"/>
        </w:rPr>
        <w:t>にアクセス</w:t>
      </w:r>
      <w:r w:rsidR="004F2449" w:rsidRPr="00712C93">
        <w:rPr>
          <w:rFonts w:hint="eastAsia"/>
        </w:rPr>
        <w:t>する</w:t>
      </w:r>
      <w:r w:rsidR="004F2449">
        <w:rPr>
          <w:rFonts w:hint="eastAsia"/>
        </w:rPr>
        <w:t>。こ</w:t>
      </w:r>
      <w:r w:rsidR="008B543B">
        <w:rPr>
          <w:rFonts w:hint="eastAsia"/>
        </w:rPr>
        <w:t>の形態においては</w:t>
      </w:r>
      <w:r w:rsidR="004F2449">
        <w:rPr>
          <w:rFonts w:hint="eastAsia"/>
        </w:rPr>
        <w:t>、公式アカウントの画面から</w:t>
      </w:r>
      <w:r w:rsidR="00E552FC">
        <w:rPr>
          <w:rFonts w:hint="eastAsia"/>
        </w:rPr>
        <w:t>、L</w:t>
      </w:r>
      <w:r w:rsidR="00E552FC">
        <w:t>IFF</w:t>
      </w:r>
      <w:r w:rsidR="00E552FC">
        <w:rPr>
          <w:rFonts w:hint="eastAsia"/>
        </w:rPr>
        <w:t>と呼ばれるアプリ内ブラウザを利用して</w:t>
      </w:r>
      <w:r w:rsidR="004F2449">
        <w:rPr>
          <w:rFonts w:hint="eastAsia"/>
        </w:rPr>
        <w:t>直接サービス提供事業者のシステムにアクセスする場合と、</w:t>
      </w:r>
      <w:r w:rsidR="00E552FC">
        <w:rPr>
          <w:rFonts w:hint="eastAsia"/>
        </w:rPr>
        <w:t>チャットボット</w:t>
      </w:r>
      <w:r w:rsidR="0026022E">
        <w:rPr>
          <w:rFonts w:hint="eastAsia"/>
        </w:rPr>
        <w:t>等</w:t>
      </w:r>
      <w:r w:rsidR="00E552FC">
        <w:rPr>
          <w:rFonts w:hint="eastAsia"/>
        </w:rPr>
        <w:t>でトーク画面を通じて</w:t>
      </w:r>
      <w:r w:rsidR="004F2449">
        <w:rPr>
          <w:rFonts w:hint="eastAsia"/>
        </w:rPr>
        <w:t>LINE社のサーバを経由してサービス提供事業者のシステムにアクセスする場合がある。利用者が公式アカウント上で入力した</w:t>
      </w:r>
      <w:r w:rsidR="0026022E">
        <w:rPr>
          <w:rFonts w:hint="eastAsia"/>
        </w:rPr>
        <w:t>情報</w:t>
      </w:r>
      <w:r w:rsidR="004F2449">
        <w:rPr>
          <w:rFonts w:hint="eastAsia"/>
        </w:rPr>
        <w:t>は</w:t>
      </w:r>
      <w:r w:rsidR="00E11368">
        <w:rPr>
          <w:rFonts w:hint="eastAsia"/>
        </w:rPr>
        <w:t>、前者では、</w:t>
      </w:r>
      <w:r w:rsidR="004F2449">
        <w:rPr>
          <w:rFonts w:hint="eastAsia"/>
        </w:rPr>
        <w:t>LINE社のサーバに保存されることなく、サービス提供者のサーバに直接保存される。後者では、LINE社のサーバ上に、キャッシュとして短期間滞留する。</w:t>
      </w:r>
    </w:p>
    <w:p w14:paraId="140E3330" w14:textId="1B756970" w:rsidR="009E102D" w:rsidRPr="00EF6830" w:rsidRDefault="000F1C02" w:rsidP="008D5D94">
      <w:pPr>
        <w:pStyle w:val="a0"/>
        <w:spacing w:afterLines="50" w:after="180"/>
        <w:ind w:firstLine="240"/>
      </w:pPr>
      <w:r>
        <w:rPr>
          <w:rFonts w:hint="eastAsia"/>
        </w:rPr>
        <w:t>C</w:t>
      </w:r>
      <w:r w:rsidR="009E102D" w:rsidRPr="008D5D94">
        <w:rPr>
          <w:rFonts w:hint="eastAsia"/>
        </w:rPr>
        <w:t>.</w:t>
      </w:r>
      <w:r w:rsidR="00C111EE">
        <w:rPr>
          <w:rFonts w:hint="eastAsia"/>
        </w:rPr>
        <w:t>（図表</w:t>
      </w:r>
      <w:r w:rsidR="0041375D">
        <w:rPr>
          <w:rFonts w:hint="eastAsia"/>
        </w:rPr>
        <w:t>６</w:t>
      </w:r>
      <w:r w:rsidR="00C111EE">
        <w:rPr>
          <w:rFonts w:hint="eastAsia"/>
        </w:rPr>
        <w:t>：</w:t>
      </w:r>
      <w:r>
        <w:rPr>
          <w:rFonts w:hAnsi="ＭＳ 明朝" w:cs="ＭＳ 明朝" w:hint="eastAsia"/>
        </w:rPr>
        <w:t>②</w:t>
      </w:r>
      <w:r w:rsidR="00C111EE">
        <w:rPr>
          <w:rFonts w:hint="eastAsia"/>
        </w:rPr>
        <w:t>）</w:t>
      </w:r>
      <w:r w:rsidR="009E102D" w:rsidRPr="008D5D94">
        <w:rPr>
          <w:rFonts w:hint="eastAsia"/>
        </w:rPr>
        <w:t>の</w:t>
      </w:r>
      <w:r w:rsidR="00C111EE">
        <w:rPr>
          <w:rFonts w:hint="eastAsia"/>
        </w:rPr>
        <w:t>サービス形態</w:t>
      </w:r>
      <w:r w:rsidR="008A5BC1">
        <w:rPr>
          <w:rFonts w:hint="eastAsia"/>
        </w:rPr>
        <w:t>で</w:t>
      </w:r>
      <w:r w:rsidR="00C111EE">
        <w:rPr>
          <w:rFonts w:hint="eastAsia"/>
        </w:rPr>
        <w:t>は、</w:t>
      </w:r>
      <w:r w:rsidR="008A5BC1">
        <w:rPr>
          <w:rFonts w:hint="eastAsia"/>
        </w:rPr>
        <w:t>住民等利用者は、自治体が契約している</w:t>
      </w:r>
      <w:r w:rsidR="008A5BC1" w:rsidRPr="008A5BC1">
        <w:rPr>
          <w:rFonts w:hint="eastAsia"/>
        </w:rPr>
        <w:t>収納代行業者から送られてくる請求書に記載されているバーコードをLINE Pay のコードリーダーで読み込み、LINE Pay 残高で支払いをする。</w:t>
      </w:r>
      <w:r w:rsidR="00812D96">
        <w:rPr>
          <w:rFonts w:hint="eastAsia"/>
        </w:rPr>
        <w:t>支払情報は、L</w:t>
      </w:r>
      <w:r w:rsidR="00812D96">
        <w:t>INE Pay</w:t>
      </w:r>
      <w:r w:rsidR="00812D96">
        <w:rPr>
          <w:rFonts w:hint="eastAsia"/>
        </w:rPr>
        <w:t>社から収納代行業者を通じて自治体に引き渡される。受け渡される情報には、請求書番号や支払金額が含まれているが</w:t>
      </w:r>
      <w:r w:rsidR="00440F93">
        <w:rPr>
          <w:rFonts w:hint="eastAsia"/>
        </w:rPr>
        <w:t>、</w:t>
      </w:r>
      <w:r w:rsidR="00812D96">
        <w:rPr>
          <w:rFonts w:hint="eastAsia"/>
        </w:rPr>
        <w:t>氏名等の個人情報は含まれない。また、収納代行</w:t>
      </w:r>
      <w:r>
        <w:rPr>
          <w:rFonts w:hint="eastAsia"/>
        </w:rPr>
        <w:t>業者は自治体との契約の下で</w:t>
      </w:r>
      <w:r w:rsidR="00440F93">
        <w:rPr>
          <w:rFonts w:hint="eastAsia"/>
        </w:rPr>
        <w:t>、</w:t>
      </w:r>
      <w:r>
        <w:rPr>
          <w:rFonts w:hint="eastAsia"/>
        </w:rPr>
        <w:t>情報の取扱いについて</w:t>
      </w:r>
      <w:r w:rsidR="00440F93">
        <w:rPr>
          <w:rFonts w:hint="eastAsia"/>
        </w:rPr>
        <w:t>は</w:t>
      </w:r>
      <w:r>
        <w:rPr>
          <w:rFonts w:hint="eastAsia"/>
        </w:rPr>
        <w:t>自治体の規定に基づいて行う。</w:t>
      </w:r>
    </w:p>
    <w:p w14:paraId="3C742B20" w14:textId="77777777" w:rsidR="0041375D" w:rsidRDefault="000F1C02" w:rsidP="00F36AC1">
      <w:pPr>
        <w:pStyle w:val="a0"/>
        <w:spacing w:afterLines="50" w:after="180"/>
        <w:ind w:firstLine="240"/>
      </w:pPr>
      <w:r>
        <w:rPr>
          <w:rFonts w:hint="eastAsia"/>
        </w:rPr>
        <w:t>D.（図表</w:t>
      </w:r>
      <w:r w:rsidR="0041375D">
        <w:rPr>
          <w:rFonts w:hint="eastAsia"/>
        </w:rPr>
        <w:t>６</w:t>
      </w:r>
      <w:r>
        <w:rPr>
          <w:rFonts w:hint="eastAsia"/>
        </w:rPr>
        <w:t>：③）のサービス形態は、</w:t>
      </w:r>
      <w:r w:rsidR="00D16C3D">
        <w:rPr>
          <w:rFonts w:hint="eastAsia"/>
        </w:rPr>
        <w:t>主として、</w:t>
      </w:r>
      <w:r w:rsidR="00641392">
        <w:rPr>
          <w:rFonts w:hint="eastAsia"/>
        </w:rPr>
        <w:t>LINE社の個人向けサービス</w:t>
      </w:r>
      <w:r w:rsidR="008B543B">
        <w:rPr>
          <w:rFonts w:hint="eastAsia"/>
        </w:rPr>
        <w:t>である「</w:t>
      </w:r>
      <w:r w:rsidR="00D16C3D">
        <w:rPr>
          <w:rFonts w:hint="eastAsia"/>
        </w:rPr>
        <w:t>友だち同士トーク</w:t>
      </w:r>
      <w:r w:rsidR="008B543B">
        <w:rPr>
          <w:rFonts w:hint="eastAsia"/>
        </w:rPr>
        <w:t>」</w:t>
      </w:r>
      <w:r w:rsidR="00D16C3D">
        <w:rPr>
          <w:rFonts w:hint="eastAsia"/>
        </w:rPr>
        <w:t>やグループLINEの利用</w:t>
      </w:r>
      <w:r w:rsidR="00641392">
        <w:rPr>
          <w:rFonts w:hint="eastAsia"/>
        </w:rPr>
        <w:t>となる。友だち同士やグループLINEでのトークの</w:t>
      </w:r>
      <w:r w:rsidR="0026022E">
        <w:rPr>
          <w:rFonts w:hint="eastAsia"/>
        </w:rPr>
        <w:t>情報</w:t>
      </w:r>
      <w:r w:rsidR="00641392">
        <w:rPr>
          <w:rFonts w:hint="eastAsia"/>
        </w:rPr>
        <w:t>は、端末</w:t>
      </w:r>
      <w:r w:rsidR="001B1696">
        <w:rPr>
          <w:rFonts w:hint="eastAsia"/>
        </w:rPr>
        <w:t>内</w:t>
      </w:r>
      <w:r w:rsidR="00641392">
        <w:rPr>
          <w:rFonts w:hint="eastAsia"/>
        </w:rPr>
        <w:t>で暗号化され</w:t>
      </w:r>
      <w:r w:rsidR="00D16C3D">
        <w:rPr>
          <w:rFonts w:hint="eastAsia"/>
        </w:rPr>
        <w:t>た上で</w:t>
      </w:r>
      <w:r w:rsidR="003C0B72">
        <w:rPr>
          <w:rFonts w:hint="eastAsia"/>
        </w:rPr>
        <w:t>、各利用者の</w:t>
      </w:r>
      <w:r w:rsidR="001B1696">
        <w:rPr>
          <w:rFonts w:hint="eastAsia"/>
        </w:rPr>
        <w:t>端末内</w:t>
      </w:r>
      <w:r w:rsidR="003C0B72">
        <w:rPr>
          <w:rFonts w:hint="eastAsia"/>
        </w:rPr>
        <w:t>に保存される。</w:t>
      </w:r>
      <w:r w:rsidR="00D16C3D">
        <w:rPr>
          <w:rFonts w:hint="eastAsia"/>
        </w:rPr>
        <w:t>LINE社のサーバで</w:t>
      </w:r>
      <w:r w:rsidR="003C0B72">
        <w:rPr>
          <w:rFonts w:hint="eastAsia"/>
        </w:rPr>
        <w:t>は、暗号化された</w:t>
      </w:r>
      <w:r w:rsidR="0026022E">
        <w:rPr>
          <w:rFonts w:hint="eastAsia"/>
        </w:rPr>
        <w:t>情報</w:t>
      </w:r>
      <w:r w:rsidR="003C0B72">
        <w:rPr>
          <w:rFonts w:hint="eastAsia"/>
        </w:rPr>
        <w:t>を</w:t>
      </w:r>
      <w:r w:rsidR="00D16C3D">
        <w:rPr>
          <w:rFonts w:hint="eastAsia"/>
        </w:rPr>
        <w:t>キャッシュとして一定期間保存され</w:t>
      </w:r>
      <w:r w:rsidR="003C0B72">
        <w:rPr>
          <w:rFonts w:hint="eastAsia"/>
        </w:rPr>
        <w:t>、その後削除される。</w:t>
      </w:r>
      <w:r w:rsidR="00D16C3D">
        <w:rPr>
          <w:rFonts w:hint="eastAsia"/>
        </w:rPr>
        <w:t>そのため、原則LINE社ではトークの内容を確認できない。</w:t>
      </w:r>
      <w:r>
        <w:rPr>
          <w:rFonts w:hint="eastAsia"/>
        </w:rPr>
        <w:t>ただし、前述のように、「通報」機能を利用した場合は</w:t>
      </w:r>
      <w:r w:rsidR="008B543B">
        <w:rPr>
          <w:rFonts w:hint="eastAsia"/>
        </w:rPr>
        <w:t>復号されることに留意が必要である</w:t>
      </w:r>
      <w:r>
        <w:rPr>
          <w:rFonts w:hint="eastAsia"/>
        </w:rPr>
        <w:t>。</w:t>
      </w:r>
    </w:p>
    <w:p w14:paraId="0D21BF10" w14:textId="70C7CF9A" w:rsidR="009E102D" w:rsidRPr="00DB57A7" w:rsidRDefault="009E102D" w:rsidP="00F36AC1">
      <w:pPr>
        <w:pStyle w:val="a0"/>
        <w:spacing w:afterLines="50" w:after="180"/>
        <w:ind w:firstLine="240"/>
      </w:pPr>
      <w:r w:rsidRPr="003C0B72">
        <w:rPr>
          <w:rFonts w:hint="eastAsia"/>
        </w:rPr>
        <w:t>現状</w:t>
      </w:r>
      <w:r w:rsidR="008B543B">
        <w:rPr>
          <w:rFonts w:hint="eastAsia"/>
        </w:rPr>
        <w:t>における</w:t>
      </w:r>
      <w:r w:rsidR="00B62D3E">
        <w:rPr>
          <w:rFonts w:hint="eastAsia"/>
        </w:rPr>
        <w:t>自治体</w:t>
      </w:r>
      <w:r w:rsidR="008B543B">
        <w:rPr>
          <w:rFonts w:hint="eastAsia"/>
        </w:rPr>
        <w:t>の</w:t>
      </w:r>
      <w:r w:rsidR="00B62D3E">
        <w:rPr>
          <w:rFonts w:hint="eastAsia"/>
        </w:rPr>
        <w:t>利用</w:t>
      </w:r>
      <w:r w:rsidRPr="003C0B72">
        <w:rPr>
          <w:rFonts w:hint="eastAsia"/>
        </w:rPr>
        <w:t>は、</w:t>
      </w:r>
      <w:r w:rsidR="000F1C02">
        <w:rPr>
          <w:rFonts w:hint="eastAsia"/>
        </w:rPr>
        <w:t>A.</w:t>
      </w:r>
      <w:r w:rsidR="00B62D3E">
        <w:rPr>
          <w:rFonts w:hint="eastAsia"/>
        </w:rPr>
        <w:t>で</w:t>
      </w:r>
      <w:r w:rsidRPr="00EF6830">
        <w:rPr>
          <w:rFonts w:hint="eastAsia"/>
        </w:rPr>
        <w:t>は、</w:t>
      </w:r>
      <w:r w:rsidRPr="003C0B72">
        <w:rPr>
          <w:rFonts w:hint="eastAsia"/>
        </w:rPr>
        <w:t>住民の個人情報を取り扱わない、「広報業務（公開情報を掲載・発信）」や「問い合わせへの自動応答（FAQを基にチャットボット応答）」</w:t>
      </w:r>
      <w:r w:rsidR="0026022E">
        <w:rPr>
          <w:rFonts w:hint="eastAsia"/>
        </w:rPr>
        <w:t>等</w:t>
      </w:r>
      <w:r w:rsidRPr="003C0B72">
        <w:rPr>
          <w:rFonts w:hint="eastAsia"/>
        </w:rPr>
        <w:t>が主流であ</w:t>
      </w:r>
      <w:r w:rsidR="00B62D3E">
        <w:rPr>
          <w:rFonts w:hint="eastAsia"/>
        </w:rPr>
        <w:t>る。B.では、</w:t>
      </w:r>
      <w:r w:rsidRPr="003C0B72">
        <w:rPr>
          <w:rFonts w:hint="eastAsia"/>
        </w:rPr>
        <w:t>「相談業務（いじめ・虐待、子育て、自殺相談等）」、「オンライン手続（施設利用予約、窓口予約等）」</w:t>
      </w:r>
      <w:r w:rsidR="0026022E">
        <w:rPr>
          <w:rFonts w:hint="eastAsia"/>
        </w:rPr>
        <w:t>等</w:t>
      </w:r>
      <w:r w:rsidRPr="003C0B72">
        <w:rPr>
          <w:rFonts w:hint="eastAsia"/>
        </w:rPr>
        <w:t>住民の個人情報を取り扱う業務</w:t>
      </w:r>
      <w:r w:rsidR="00B62D3E">
        <w:rPr>
          <w:rFonts w:hint="eastAsia"/>
        </w:rPr>
        <w:t>が多い。</w:t>
      </w:r>
      <w:r w:rsidR="000F1C02">
        <w:rPr>
          <w:rFonts w:hint="eastAsia"/>
        </w:rPr>
        <w:t>C.</w:t>
      </w:r>
      <w:r w:rsidR="00B62D3E">
        <w:rPr>
          <w:rFonts w:hint="eastAsia"/>
        </w:rPr>
        <w:t>に</w:t>
      </w:r>
      <w:r w:rsidRPr="00EF6830">
        <w:rPr>
          <w:rFonts w:hint="eastAsia"/>
        </w:rPr>
        <w:t>は、</w:t>
      </w:r>
      <w:r w:rsidRPr="003C0B72">
        <w:rPr>
          <w:rFonts w:hint="eastAsia"/>
        </w:rPr>
        <w:t>税、社会保険料や公共料金等のキャッシュレス</w:t>
      </w:r>
      <w:r w:rsidR="008B543B">
        <w:rPr>
          <w:rFonts w:hint="eastAsia"/>
        </w:rPr>
        <w:t>による公金</w:t>
      </w:r>
      <w:r w:rsidRPr="003C0B72">
        <w:rPr>
          <w:rFonts w:hint="eastAsia"/>
        </w:rPr>
        <w:t>決済、自治体の委託事業</w:t>
      </w:r>
      <w:r w:rsidR="00B62D3E">
        <w:rPr>
          <w:rFonts w:hint="eastAsia"/>
        </w:rPr>
        <w:t>等</w:t>
      </w:r>
      <w:r w:rsidRPr="003C0B72">
        <w:rPr>
          <w:rFonts w:hint="eastAsia"/>
        </w:rPr>
        <w:t>がある。</w:t>
      </w:r>
      <w:r w:rsidR="000F1C02">
        <w:rPr>
          <w:rFonts w:hint="eastAsia"/>
        </w:rPr>
        <w:t>D.</w:t>
      </w:r>
      <w:r w:rsidR="00B62D3E">
        <w:rPr>
          <w:rFonts w:hint="eastAsia"/>
        </w:rPr>
        <w:t>で</w:t>
      </w:r>
      <w:r w:rsidRPr="00EF6830">
        <w:rPr>
          <w:rFonts w:hint="eastAsia"/>
        </w:rPr>
        <w:t>は、</w:t>
      </w:r>
      <w:r w:rsidRPr="003C0B72">
        <w:rPr>
          <w:rFonts w:hint="eastAsia"/>
        </w:rPr>
        <w:t>職員同</w:t>
      </w:r>
      <w:r>
        <w:rPr>
          <w:rFonts w:hint="eastAsia"/>
        </w:rPr>
        <w:t>士の業務連絡等の利用が主となっている。</w:t>
      </w:r>
      <w:r w:rsidR="001B1696">
        <w:rPr>
          <w:rFonts w:hint="eastAsia"/>
        </w:rPr>
        <w:t>本書では、報道等で問題とされた</w:t>
      </w:r>
      <w:r w:rsidR="0039011D">
        <w:rPr>
          <w:rFonts w:hint="eastAsia"/>
        </w:rPr>
        <w:t>点について議論するために、主にAとBにフォーカスする。</w:t>
      </w:r>
    </w:p>
    <w:p w14:paraId="0B42CA2C" w14:textId="20AFCDCF" w:rsidR="008F4A16" w:rsidRDefault="008F4A16" w:rsidP="00564FF5">
      <w:pPr>
        <w:pStyle w:val="a0"/>
        <w:spacing w:afterLines="50" w:after="180"/>
        <w:ind w:firstLine="240"/>
      </w:pPr>
    </w:p>
    <w:p w14:paraId="15AF4E93" w14:textId="3F04709A" w:rsidR="007368B2" w:rsidRPr="005B387D" w:rsidRDefault="008F4A16" w:rsidP="00F36AC1">
      <w:pPr>
        <w:pStyle w:val="a0"/>
        <w:spacing w:afterLines="50" w:after="180"/>
        <w:ind w:firstLineChars="41" w:firstLine="98"/>
      </w:pPr>
      <w:r w:rsidRPr="00B96F1A">
        <w:rPr>
          <w:rFonts w:hAnsi="Century" w:cs="Times New Roman"/>
          <w:noProof/>
        </w:rPr>
        <w:lastRenderedPageBreak/>
        <mc:AlternateContent>
          <mc:Choice Requires="wps">
            <w:drawing>
              <wp:anchor distT="45720" distB="45720" distL="114300" distR="114300" simplePos="0" relativeHeight="251679744" behindDoc="0" locked="0" layoutInCell="1" allowOverlap="1" wp14:anchorId="119038F9" wp14:editId="09D77261">
                <wp:simplePos x="0" y="0"/>
                <wp:positionH relativeFrom="margin">
                  <wp:align>left</wp:align>
                </wp:positionH>
                <wp:positionV relativeFrom="paragraph">
                  <wp:posOffset>0</wp:posOffset>
                </wp:positionV>
                <wp:extent cx="3484245" cy="2908935"/>
                <wp:effectExtent l="0" t="0" r="1905" b="5715"/>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2908935"/>
                        </a:xfrm>
                        <a:prstGeom prst="rect">
                          <a:avLst/>
                        </a:prstGeom>
                        <a:solidFill>
                          <a:srgbClr val="FFFFFF"/>
                        </a:solidFill>
                        <a:ln w="9525">
                          <a:noFill/>
                          <a:miter lim="800000"/>
                          <a:headEnd/>
                          <a:tailEnd/>
                        </a:ln>
                      </wps:spPr>
                      <wps:txbx>
                        <w:txbxContent>
                          <w:p w14:paraId="2E5BC5AE" w14:textId="1FF45AEC" w:rsidR="00D852F3" w:rsidRPr="002011CF" w:rsidRDefault="00D852F3" w:rsidP="008F4A16">
                            <w:pPr>
                              <w:rPr>
                                <w:rFonts w:ascii="ＭＳ Ｐゴシック" w:eastAsia="ＭＳ Ｐゴシック" w:hAnsi="ＭＳ Ｐゴシック"/>
                                <w:b/>
                                <w:sz w:val="22"/>
                              </w:rPr>
                            </w:pPr>
                            <w:r w:rsidRPr="008F4A16">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７</w:t>
                            </w:r>
                            <w:r w:rsidRPr="008F4A16">
                              <w:rPr>
                                <w:rFonts w:ascii="ＭＳ Ｐゴシック" w:eastAsia="ＭＳ Ｐゴシック" w:hAnsi="ＭＳ Ｐゴシック" w:hint="eastAsia"/>
                                <w:b/>
                                <w:sz w:val="22"/>
                              </w:rPr>
                              <w:t>：サーバとアプリの連携</w:t>
                            </w:r>
                            <w:r w:rsidRPr="002011CF">
                              <w:rPr>
                                <w:rFonts w:ascii="ＭＳ Ｐゴシック" w:eastAsia="ＭＳ Ｐゴシック" w:hAnsi="ＭＳ Ｐゴシック" w:hint="eastAsia"/>
                                <w:b/>
                                <w:sz w:val="22"/>
                              </w:rPr>
                              <w:t>＞</w:t>
                            </w:r>
                          </w:p>
                          <w:p w14:paraId="11BB7AE8" w14:textId="6A0A1DC3" w:rsidR="00D852F3" w:rsidRDefault="00D852F3" w:rsidP="008F4A16">
                            <w:r w:rsidRPr="008F4A16">
                              <w:rPr>
                                <w:noProof/>
                              </w:rPr>
                              <w:drawing>
                                <wp:inline distT="0" distB="0" distL="0" distR="0" wp14:anchorId="7EE6D878" wp14:editId="733FACE2">
                                  <wp:extent cx="2449830" cy="2569778"/>
                                  <wp:effectExtent l="0" t="0" r="762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1701" cy="2571741"/>
                                          </a:xfrm>
                                          <a:prstGeom prst="rect">
                                            <a:avLst/>
                                          </a:prstGeom>
                                          <a:noFill/>
                                          <a:ln>
                                            <a:noFill/>
                                          </a:ln>
                                        </pic:spPr>
                                      </pic:pic>
                                    </a:graphicData>
                                  </a:graphic>
                                </wp:inline>
                              </w:drawing>
                            </w:r>
                          </w:p>
                          <w:p w14:paraId="6066CFD3" w14:textId="77777777" w:rsidR="00D852F3" w:rsidRPr="00564124" w:rsidRDefault="00D852F3" w:rsidP="008F4A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038F9" id="_x0000_s1032" type="#_x0000_t202" style="position:absolute;left:0;text-align:left;margin-left:0;margin-top:0;width:274.35pt;height:229.0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" stroked="f">
                <v:textbox>
                  <w:txbxContent>
                    <w:p w14:paraId="2E5BC5AE" w14:textId="1FF45AEC" w:rsidR="00D852F3" w:rsidRPr="002011CF" w:rsidRDefault="00D852F3" w:rsidP="008F4A16">
                      <w:pPr>
                        <w:rPr>
                          <w:rFonts w:ascii="ＭＳ Ｐゴシック" w:eastAsia="ＭＳ Ｐゴシック" w:hAnsi="ＭＳ Ｐゴシック"/>
                          <w:b/>
                          <w:sz w:val="22"/>
                        </w:rPr>
                      </w:pPr>
                      <w:r w:rsidRPr="008F4A16">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７</w:t>
                      </w:r>
                      <w:r w:rsidRPr="008F4A16">
                        <w:rPr>
                          <w:rFonts w:ascii="ＭＳ Ｐゴシック" w:eastAsia="ＭＳ Ｐゴシック" w:hAnsi="ＭＳ Ｐゴシック" w:hint="eastAsia"/>
                          <w:b/>
                          <w:sz w:val="22"/>
                        </w:rPr>
                        <w:t>：サーバとアプリの連携</w:t>
                      </w:r>
                      <w:r w:rsidRPr="002011CF">
                        <w:rPr>
                          <w:rFonts w:ascii="ＭＳ Ｐゴシック" w:eastAsia="ＭＳ Ｐゴシック" w:hAnsi="ＭＳ Ｐゴシック" w:hint="eastAsia"/>
                          <w:b/>
                          <w:sz w:val="22"/>
                        </w:rPr>
                        <w:t>＞</w:t>
                      </w:r>
                    </w:p>
                    <w:p w14:paraId="11BB7AE8" w14:textId="6A0A1DC3" w:rsidR="00D852F3" w:rsidRDefault="00D852F3" w:rsidP="008F4A16">
                      <w:r w:rsidRPr="008F4A16">
                        <w:rPr>
                          <w:noProof/>
                        </w:rPr>
                        <w:drawing>
                          <wp:inline distT="0" distB="0" distL="0" distR="0" wp14:anchorId="7EE6D878" wp14:editId="733FACE2">
                            <wp:extent cx="2449830" cy="2569778"/>
                            <wp:effectExtent l="0" t="0" r="762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1701" cy="2571741"/>
                                    </a:xfrm>
                                    <a:prstGeom prst="rect">
                                      <a:avLst/>
                                    </a:prstGeom>
                                    <a:noFill/>
                                    <a:ln>
                                      <a:noFill/>
                                    </a:ln>
                                  </pic:spPr>
                                </pic:pic>
                              </a:graphicData>
                            </a:graphic>
                          </wp:inline>
                        </w:drawing>
                      </w:r>
                    </w:p>
                    <w:p w14:paraId="6066CFD3" w14:textId="77777777" w:rsidR="00D852F3" w:rsidRPr="00564124" w:rsidRDefault="00D852F3" w:rsidP="008F4A16"/>
                  </w:txbxContent>
                </v:textbox>
                <w10:wrap type="topAndBottom" anchorx="margin"/>
              </v:shape>
            </w:pict>
          </mc:Fallback>
        </mc:AlternateContent>
      </w:r>
    </w:p>
    <w:p w14:paraId="2355257B" w14:textId="6B6A97C7" w:rsidR="008245C6" w:rsidRDefault="008245C6" w:rsidP="008245C6">
      <w:pPr>
        <w:pStyle w:val="1"/>
        <w:ind w:left="240" w:hanging="240"/>
      </w:pPr>
      <w:r>
        <w:rPr>
          <w:rFonts w:hint="eastAsia"/>
        </w:rPr>
        <w:t xml:space="preserve">　</w:t>
      </w:r>
      <w:bookmarkStart w:id="16" w:name="_Toc77619473"/>
      <w:r w:rsidRPr="008245C6">
        <w:rPr>
          <w:rFonts w:hint="eastAsia"/>
        </w:rPr>
        <w:t>SNS利用が従来のシステム利用と異なる点</w:t>
      </w:r>
      <w:bookmarkEnd w:id="16"/>
    </w:p>
    <w:p w14:paraId="01A45CD8" w14:textId="303ED168" w:rsidR="007368B2" w:rsidRPr="00445DCB" w:rsidRDefault="008245C6" w:rsidP="008245C6">
      <w:pPr>
        <w:pStyle w:val="2"/>
        <w:spacing w:before="360"/>
        <w:ind w:left="240" w:hanging="240"/>
      </w:pPr>
      <w:r>
        <w:rPr>
          <w:rFonts w:hint="eastAsia"/>
        </w:rPr>
        <w:t xml:space="preserve">　</w:t>
      </w:r>
      <w:bookmarkStart w:id="17" w:name="_Toc77619474"/>
      <w:r w:rsidRPr="00445DCB">
        <w:rPr>
          <w:rFonts w:hint="eastAsia"/>
        </w:rPr>
        <w:t>自治体のSNS利用の歴史</w:t>
      </w:r>
      <w:bookmarkEnd w:id="17"/>
    </w:p>
    <w:p w14:paraId="707EC50D" w14:textId="6AD986D4" w:rsidR="007368B2" w:rsidRDefault="007368B2" w:rsidP="008245C6">
      <w:pPr>
        <w:pStyle w:val="a0"/>
        <w:spacing w:afterLines="50" w:after="180"/>
        <w:ind w:firstLine="240"/>
      </w:pPr>
      <w:r>
        <w:rPr>
          <w:rFonts w:hint="eastAsia"/>
        </w:rPr>
        <w:t>行政が主体となってSNSを運営している事例としては、2003年に運営開始した八代市における「ごろっとやっちろ」にはじまり、総務省主導による地域SNSを用いた日記やフォトアルバム、まちかどレポートの</w:t>
      </w:r>
      <w:r w:rsidR="0026022E">
        <w:rPr>
          <w:rFonts w:hint="eastAsia"/>
        </w:rPr>
        <w:t>等</w:t>
      </w:r>
      <w:r>
        <w:rPr>
          <w:rFonts w:hint="eastAsia"/>
        </w:rPr>
        <w:t>のサービスが</w:t>
      </w:r>
      <w:r w:rsidR="00440F93">
        <w:rPr>
          <w:rFonts w:hint="eastAsia"/>
        </w:rPr>
        <w:t>あ</w:t>
      </w:r>
      <w:r>
        <w:rPr>
          <w:rFonts w:hint="eastAsia"/>
        </w:rPr>
        <w:t>る。これらの地域SNSについては、行政がオーナー</w:t>
      </w:r>
      <w:r w:rsidR="00530203">
        <w:rPr>
          <w:rFonts w:hint="eastAsia"/>
        </w:rPr>
        <w:t>として、</w:t>
      </w:r>
      <w:r>
        <w:rPr>
          <w:rFonts w:hint="eastAsia"/>
        </w:rPr>
        <w:t>自らが整備及び運営していることから、セキュリティ対策、情報の保管責任、サービスの可用性に係る責任の範囲が明確となっている。</w:t>
      </w:r>
    </w:p>
    <w:p w14:paraId="4A5A76DA" w14:textId="5857ACEB" w:rsidR="007368B2" w:rsidRDefault="006B14B1" w:rsidP="008245C6">
      <w:pPr>
        <w:pStyle w:val="a0"/>
        <w:spacing w:afterLines="50" w:after="180"/>
        <w:ind w:firstLine="240"/>
      </w:pPr>
      <w:r>
        <w:rPr>
          <w:rFonts w:hint="eastAsia"/>
        </w:rPr>
        <w:t>その後、</w:t>
      </w:r>
      <w:r w:rsidR="009A79CE">
        <w:rPr>
          <w:rFonts w:hint="eastAsia"/>
        </w:rPr>
        <w:t>行政</w:t>
      </w:r>
      <w:r>
        <w:rPr>
          <w:rFonts w:hint="eastAsia"/>
        </w:rPr>
        <w:t>主体</w:t>
      </w:r>
      <w:r w:rsidR="009A79CE">
        <w:rPr>
          <w:rFonts w:hint="eastAsia"/>
        </w:rPr>
        <w:t>の</w:t>
      </w:r>
      <w:r w:rsidR="007368B2">
        <w:rPr>
          <w:rFonts w:hint="eastAsia"/>
        </w:rPr>
        <w:t>地域SNSから</w:t>
      </w:r>
      <w:r>
        <w:rPr>
          <w:rFonts w:hint="eastAsia"/>
        </w:rPr>
        <w:t>民間の</w:t>
      </w:r>
      <w:r w:rsidR="007368B2">
        <w:rPr>
          <w:rFonts w:hint="eastAsia"/>
        </w:rPr>
        <w:t>SNSへ</w:t>
      </w:r>
      <w:r w:rsidR="00682202">
        <w:rPr>
          <w:rFonts w:hint="eastAsia"/>
        </w:rPr>
        <w:t>、</w:t>
      </w:r>
      <w:r w:rsidR="007368B2">
        <w:rPr>
          <w:rFonts w:hint="eastAsia"/>
        </w:rPr>
        <w:t>情報発信手段</w:t>
      </w:r>
      <w:r w:rsidR="00682202">
        <w:rPr>
          <w:rFonts w:hint="eastAsia"/>
        </w:rPr>
        <w:t>が</w:t>
      </w:r>
      <w:r w:rsidR="007368B2">
        <w:rPr>
          <w:rFonts w:hint="eastAsia"/>
        </w:rPr>
        <w:t>変化</w:t>
      </w:r>
      <w:r>
        <w:rPr>
          <w:rFonts w:hint="eastAsia"/>
        </w:rPr>
        <w:t>していくことになる。ひとつの要因としては</w:t>
      </w:r>
      <w:r w:rsidR="007368B2">
        <w:rPr>
          <w:rFonts w:hint="eastAsia"/>
        </w:rPr>
        <w:t>、東日本大震災時に</w:t>
      </w:r>
      <w:r w:rsidR="00682202">
        <w:rPr>
          <w:rFonts w:hint="eastAsia"/>
        </w:rPr>
        <w:t>、</w:t>
      </w:r>
      <w:r w:rsidR="007368B2">
        <w:rPr>
          <w:rFonts w:hint="eastAsia"/>
        </w:rPr>
        <w:t>情報発信手段としての</w:t>
      </w:r>
      <w:r>
        <w:rPr>
          <w:rFonts w:hint="eastAsia"/>
        </w:rPr>
        <w:t>汎用的な</w:t>
      </w:r>
      <w:r w:rsidR="007368B2">
        <w:rPr>
          <w:rFonts w:hint="eastAsia"/>
        </w:rPr>
        <w:t>SNSの重要性が認識され</w:t>
      </w:r>
      <w:r w:rsidR="00682202">
        <w:rPr>
          <w:rFonts w:hint="eastAsia"/>
        </w:rPr>
        <w:t>たことがあげられる</w:t>
      </w:r>
      <w:r w:rsidR="007368B2">
        <w:rPr>
          <w:rFonts w:hint="eastAsia"/>
        </w:rPr>
        <w:t>。行政が整備するサービスに登録す</w:t>
      </w:r>
      <w:r w:rsidR="00682202">
        <w:rPr>
          <w:rFonts w:hint="eastAsia"/>
        </w:rPr>
        <w:t>ることによって</w:t>
      </w:r>
      <w:r w:rsidR="007368B2">
        <w:rPr>
          <w:rFonts w:hint="eastAsia"/>
        </w:rPr>
        <w:t>情報</w:t>
      </w:r>
      <w:r w:rsidR="00682202">
        <w:rPr>
          <w:rFonts w:hint="eastAsia"/>
        </w:rPr>
        <w:t>が</w:t>
      </w:r>
      <w:r w:rsidR="007368B2">
        <w:rPr>
          <w:rFonts w:hint="eastAsia"/>
        </w:rPr>
        <w:t>提供</w:t>
      </w:r>
      <w:r w:rsidR="00682202">
        <w:rPr>
          <w:rFonts w:hint="eastAsia"/>
        </w:rPr>
        <w:t>される</w:t>
      </w:r>
      <w:r w:rsidR="008B543B">
        <w:rPr>
          <w:rFonts w:hint="eastAsia"/>
        </w:rPr>
        <w:t>官製SNSの</w:t>
      </w:r>
      <w:r w:rsidR="007368B2">
        <w:rPr>
          <w:rFonts w:hint="eastAsia"/>
        </w:rPr>
        <w:t>モデルから、住民に広く普及するサービス</w:t>
      </w:r>
      <w:r w:rsidR="00CA4778">
        <w:rPr>
          <w:rFonts w:hint="eastAsia"/>
        </w:rPr>
        <w:t>を使って</w:t>
      </w:r>
      <w:r w:rsidR="007368B2">
        <w:rPr>
          <w:rFonts w:hint="eastAsia"/>
        </w:rPr>
        <w:t>情報を発信することでより確実に情報を</w:t>
      </w:r>
      <w:r w:rsidR="008B543B">
        <w:rPr>
          <w:rFonts w:hint="eastAsia"/>
        </w:rPr>
        <w:t>到達させることのできる</w:t>
      </w:r>
      <w:r w:rsidR="007368B2">
        <w:rPr>
          <w:rFonts w:hint="eastAsia"/>
        </w:rPr>
        <w:t>手段として、</w:t>
      </w:r>
      <w:r>
        <w:rPr>
          <w:rFonts w:hint="eastAsia"/>
        </w:rPr>
        <w:t>民間</w:t>
      </w:r>
      <w:r w:rsidR="007368B2">
        <w:rPr>
          <w:rFonts w:hint="eastAsia"/>
        </w:rPr>
        <w:t>SNS</w:t>
      </w:r>
      <w:r w:rsidR="008B543B">
        <w:rPr>
          <w:rFonts w:hint="eastAsia"/>
        </w:rPr>
        <w:t>を活用するモデル</w:t>
      </w:r>
      <w:r w:rsidR="007368B2">
        <w:rPr>
          <w:rFonts w:hint="eastAsia"/>
        </w:rPr>
        <w:t>へと手段</w:t>
      </w:r>
      <w:r w:rsidR="00682202">
        <w:rPr>
          <w:rFonts w:hint="eastAsia"/>
        </w:rPr>
        <w:t>が変化する</w:t>
      </w:r>
      <w:r w:rsidR="007368B2">
        <w:rPr>
          <w:rFonts w:hint="eastAsia"/>
        </w:rPr>
        <w:t>契機となったところである。</w:t>
      </w:r>
    </w:p>
    <w:p w14:paraId="0B8E5374" w14:textId="1EC58BD5" w:rsidR="007368B2" w:rsidRDefault="007368B2" w:rsidP="008245C6">
      <w:pPr>
        <w:pStyle w:val="a0"/>
        <w:spacing w:afterLines="50" w:after="180"/>
        <w:ind w:firstLine="240"/>
      </w:pPr>
      <w:r>
        <w:rPr>
          <w:rFonts w:hint="eastAsia"/>
        </w:rPr>
        <w:t>広く普及しているLINEやTwitter、Facebook</w:t>
      </w:r>
      <w:r w:rsidR="0026022E">
        <w:rPr>
          <w:rFonts w:hint="eastAsia"/>
        </w:rPr>
        <w:t>等</w:t>
      </w:r>
      <w:r>
        <w:rPr>
          <w:rFonts w:hint="eastAsia"/>
        </w:rPr>
        <w:t>の不特定多数の利用者に対して展開している</w:t>
      </w:r>
      <w:r w:rsidR="008B543B">
        <w:rPr>
          <w:rFonts w:hint="eastAsia"/>
        </w:rPr>
        <w:t>サービスで</w:t>
      </w:r>
      <w:r>
        <w:rPr>
          <w:rFonts w:hint="eastAsia"/>
        </w:rPr>
        <w:t>は、利用</w:t>
      </w:r>
      <w:r w:rsidR="00982987">
        <w:rPr>
          <w:rFonts w:hint="eastAsia"/>
        </w:rPr>
        <w:t>規約</w:t>
      </w:r>
      <w:r w:rsidR="008B543B">
        <w:rPr>
          <w:rFonts w:hint="eastAsia"/>
        </w:rPr>
        <w:t>が用いられるのが一般的である</w:t>
      </w:r>
      <w:r>
        <w:rPr>
          <w:rFonts w:hint="eastAsia"/>
        </w:rPr>
        <w:t>。そのため、</w:t>
      </w:r>
      <w:r w:rsidR="001D6004">
        <w:rPr>
          <w:rFonts w:hint="eastAsia"/>
        </w:rPr>
        <w:t>これらサービスを用いる場合には、</w:t>
      </w:r>
      <w:r>
        <w:rPr>
          <w:rFonts w:hint="eastAsia"/>
        </w:rPr>
        <w:t>地域SNSのように行政がオーナーシップや管理権限を有することなく、住民と同様</w:t>
      </w:r>
      <w:r w:rsidR="001D6004">
        <w:rPr>
          <w:rFonts w:hint="eastAsia"/>
        </w:rPr>
        <w:t>に自治体も</w:t>
      </w:r>
      <w:r w:rsidR="00982987">
        <w:rPr>
          <w:rFonts w:hint="eastAsia"/>
        </w:rPr>
        <w:t>一</w:t>
      </w:r>
      <w:r>
        <w:rPr>
          <w:rFonts w:hint="eastAsia"/>
        </w:rPr>
        <w:t>利用者としてセキュリティ対策や情報の保管管理、サービスの可用性等について</w:t>
      </w:r>
      <w:r w:rsidR="00682202">
        <w:rPr>
          <w:rFonts w:hint="eastAsia"/>
        </w:rPr>
        <w:t>、</w:t>
      </w:r>
      <w:r>
        <w:rPr>
          <w:rFonts w:hint="eastAsia"/>
        </w:rPr>
        <w:t>SNS事業者が</w:t>
      </w:r>
      <w:r>
        <w:rPr>
          <w:rFonts w:hint="eastAsia"/>
        </w:rPr>
        <w:lastRenderedPageBreak/>
        <w:t>提示する</w:t>
      </w:r>
      <w:r w:rsidR="0020031F">
        <w:rPr>
          <w:rFonts w:hint="eastAsia"/>
        </w:rPr>
        <w:t>利用規約</w:t>
      </w:r>
      <w:r>
        <w:rPr>
          <w:rFonts w:hint="eastAsia"/>
        </w:rPr>
        <w:t>に従って利用することとなっている。</w:t>
      </w:r>
    </w:p>
    <w:p w14:paraId="6E243CD7" w14:textId="515937AB" w:rsidR="007368B2" w:rsidRDefault="0020031F" w:rsidP="008245C6">
      <w:pPr>
        <w:pStyle w:val="a0"/>
        <w:spacing w:afterLines="50" w:after="180"/>
        <w:ind w:firstLine="240"/>
      </w:pPr>
      <w:r>
        <w:rPr>
          <w:rFonts w:hint="eastAsia"/>
        </w:rPr>
        <w:t>利用規約</w:t>
      </w:r>
      <w:r w:rsidR="007368B2">
        <w:rPr>
          <w:rFonts w:hint="eastAsia"/>
        </w:rPr>
        <w:t>の中には、投稿した文章や写真</w:t>
      </w:r>
      <w:r w:rsidR="0026022E">
        <w:rPr>
          <w:rFonts w:hint="eastAsia"/>
        </w:rPr>
        <w:t>等</w:t>
      </w:r>
      <w:r w:rsidR="00CA4778">
        <w:rPr>
          <w:rFonts w:hint="eastAsia"/>
        </w:rPr>
        <w:t>について</w:t>
      </w:r>
      <w:r w:rsidR="006B14B1">
        <w:rPr>
          <w:rFonts w:hint="eastAsia"/>
        </w:rPr>
        <w:t>SNS事業者側に</w:t>
      </w:r>
      <w:r w:rsidR="007368B2">
        <w:rPr>
          <w:rFonts w:hint="eastAsia"/>
        </w:rPr>
        <w:t>著作権の帰属を求めるものがある。広報</w:t>
      </w:r>
      <w:r w:rsidR="0026022E">
        <w:rPr>
          <w:rFonts w:hint="eastAsia"/>
        </w:rPr>
        <w:t>等</w:t>
      </w:r>
      <w:r w:rsidR="007368B2">
        <w:rPr>
          <w:rFonts w:hint="eastAsia"/>
        </w:rPr>
        <w:t>を目的として投稿するものであれば、機微な情報ではないためSNS事業者に著作権が帰属することが問題</w:t>
      </w:r>
      <w:r w:rsidR="006B14B1">
        <w:rPr>
          <w:rFonts w:hint="eastAsia"/>
        </w:rPr>
        <w:t>にならない場合</w:t>
      </w:r>
      <w:r w:rsidR="007368B2">
        <w:rPr>
          <w:rFonts w:hint="eastAsia"/>
        </w:rPr>
        <w:t>もある</w:t>
      </w:r>
      <w:r w:rsidR="00682202">
        <w:rPr>
          <w:rFonts w:hint="eastAsia"/>
        </w:rPr>
        <w:t>。しかし、</w:t>
      </w:r>
      <w:r w:rsidR="007368B2">
        <w:rPr>
          <w:rFonts w:hint="eastAsia"/>
        </w:rPr>
        <w:t>写真撮影を依頼した者との契約とは異なる目的でSNSに投稿された写真が使われる</w:t>
      </w:r>
      <w:r w:rsidR="00682202">
        <w:rPr>
          <w:rFonts w:hint="eastAsia"/>
        </w:rPr>
        <w:t>場合は</w:t>
      </w:r>
      <w:r w:rsidR="001A3A73">
        <w:rPr>
          <w:rFonts w:hint="eastAsia"/>
        </w:rPr>
        <w:t>、</w:t>
      </w:r>
      <w:r w:rsidR="007368B2">
        <w:rPr>
          <w:rFonts w:hint="eastAsia"/>
        </w:rPr>
        <w:t>写真を撮った者の権利を侵害して</w:t>
      </w:r>
      <w:r w:rsidR="00682202">
        <w:rPr>
          <w:rFonts w:hint="eastAsia"/>
        </w:rPr>
        <w:t>しまったり</w:t>
      </w:r>
      <w:r w:rsidR="007368B2">
        <w:rPr>
          <w:rFonts w:hint="eastAsia"/>
        </w:rPr>
        <w:t>、被写体の同意なく流用されてしまう</w:t>
      </w:r>
      <w:r w:rsidR="00682202">
        <w:rPr>
          <w:rFonts w:hint="eastAsia"/>
        </w:rPr>
        <w:t>ことで</w:t>
      </w:r>
      <w:r w:rsidR="007368B2">
        <w:rPr>
          <w:rFonts w:hint="eastAsia"/>
        </w:rPr>
        <w:t>肖像権が侵される恐れもある。また、SNS事業者に著作権等が帰属してしまう</w:t>
      </w:r>
      <w:r>
        <w:rPr>
          <w:rFonts w:hint="eastAsia"/>
        </w:rPr>
        <w:t>利用規約</w:t>
      </w:r>
      <w:r w:rsidR="007368B2">
        <w:rPr>
          <w:rFonts w:hint="eastAsia"/>
        </w:rPr>
        <w:t>の場合には、</w:t>
      </w:r>
      <w:r w:rsidR="001D6004">
        <w:rPr>
          <w:rFonts w:hint="eastAsia"/>
        </w:rPr>
        <w:t>申請や相談をSNSで行った際の</w:t>
      </w:r>
      <w:r w:rsidR="00530203">
        <w:rPr>
          <w:rFonts w:hint="eastAsia"/>
        </w:rPr>
        <w:t>会話の履歴や保存された文書等が</w:t>
      </w:r>
      <w:r w:rsidR="00530203">
        <w:t>SNS</w:t>
      </w:r>
      <w:r w:rsidR="00530203">
        <w:rPr>
          <w:rFonts w:hint="eastAsia"/>
        </w:rPr>
        <w:t>事業者に流用される</w:t>
      </w:r>
      <w:r w:rsidR="0026022E">
        <w:rPr>
          <w:rFonts w:hint="eastAsia"/>
        </w:rPr>
        <w:t>等</w:t>
      </w:r>
      <w:r w:rsidR="001D6004">
        <w:rPr>
          <w:rFonts w:hint="eastAsia"/>
        </w:rPr>
        <w:t>の</w:t>
      </w:r>
      <w:r w:rsidR="007368B2">
        <w:rPr>
          <w:rFonts w:hint="eastAsia"/>
        </w:rPr>
        <w:t>住民のプライバシーを侵害してしまう恐れもある。</w:t>
      </w:r>
    </w:p>
    <w:p w14:paraId="345FAB3E" w14:textId="0EEBFB07" w:rsidR="007368B2" w:rsidRDefault="007368B2" w:rsidP="00DE7670">
      <w:pPr>
        <w:pStyle w:val="a0"/>
        <w:spacing w:afterLines="50" w:after="180"/>
        <w:ind w:firstLine="240"/>
      </w:pPr>
      <w:r>
        <w:rPr>
          <w:rFonts w:hint="eastAsia"/>
        </w:rPr>
        <w:t>上記のようなリスクを回避するためには、SNSの</w:t>
      </w:r>
      <w:r w:rsidR="0020031F">
        <w:rPr>
          <w:rFonts w:hint="eastAsia"/>
        </w:rPr>
        <w:t>利用規約</w:t>
      </w:r>
      <w:r>
        <w:rPr>
          <w:rFonts w:hint="eastAsia"/>
        </w:rPr>
        <w:t>について確認を行い、投稿内容に係る権利帰属やプライバシー情報の取り扱いについて確認し、個人情報保護条例やセキュリティポリシー</w:t>
      </w:r>
      <w:r w:rsidR="0026022E">
        <w:rPr>
          <w:rFonts w:hint="eastAsia"/>
        </w:rPr>
        <w:t>等</w:t>
      </w:r>
      <w:r>
        <w:rPr>
          <w:rFonts w:hint="eastAsia"/>
        </w:rPr>
        <w:t>に抵触する場合には利用を取りやめるか、</w:t>
      </w:r>
      <w:r w:rsidR="0026022E">
        <w:rPr>
          <w:rFonts w:hint="eastAsia"/>
        </w:rPr>
        <w:t>データ</w:t>
      </w:r>
      <w:r>
        <w:rPr>
          <w:rFonts w:hint="eastAsia"/>
        </w:rPr>
        <w:t>の保管を別に行う仕組みを構築する</w:t>
      </w:r>
      <w:r w:rsidR="0026022E">
        <w:rPr>
          <w:rFonts w:hint="eastAsia"/>
        </w:rPr>
        <w:t>等</w:t>
      </w:r>
      <w:r>
        <w:rPr>
          <w:rFonts w:hint="eastAsia"/>
        </w:rPr>
        <w:t>の対応が必要となる。同様に、</w:t>
      </w:r>
      <w:r w:rsidR="00B11C4B">
        <w:rPr>
          <w:rFonts w:hint="eastAsia"/>
        </w:rPr>
        <w:t>可用性</w:t>
      </w:r>
      <w:r>
        <w:rPr>
          <w:rFonts w:hint="eastAsia"/>
        </w:rPr>
        <w:t>の考え方</w:t>
      </w:r>
      <w:r w:rsidR="0026022E">
        <w:rPr>
          <w:rFonts w:hint="eastAsia"/>
        </w:rPr>
        <w:t>等</w:t>
      </w:r>
      <w:r>
        <w:rPr>
          <w:rFonts w:hint="eastAsia"/>
        </w:rPr>
        <w:t>についても</w:t>
      </w:r>
      <w:r w:rsidR="0020031F">
        <w:rPr>
          <w:rFonts w:hint="eastAsia"/>
        </w:rPr>
        <w:t>利用規約</w:t>
      </w:r>
      <w:r>
        <w:rPr>
          <w:rFonts w:hint="eastAsia"/>
        </w:rPr>
        <w:t>等により規定されていることから、SNSを用いて申請</w:t>
      </w:r>
      <w:r w:rsidR="0039011D">
        <w:rPr>
          <w:rFonts w:hint="eastAsia"/>
        </w:rPr>
        <w:t>サービス</w:t>
      </w:r>
      <w:r>
        <w:rPr>
          <w:rFonts w:hint="eastAsia"/>
        </w:rPr>
        <w:t>を</w:t>
      </w:r>
      <w:r w:rsidR="0039011D">
        <w:rPr>
          <w:rFonts w:hint="eastAsia"/>
        </w:rPr>
        <w:t>提供する</w:t>
      </w:r>
      <w:r>
        <w:rPr>
          <w:rFonts w:hint="eastAsia"/>
        </w:rPr>
        <w:t>場合には、可用性に係る定義やサービスレベルについて確認を行い、制度面や業務面での規定や基準との整合性</w:t>
      </w:r>
      <w:r w:rsidR="001A3A73">
        <w:rPr>
          <w:rFonts w:hint="eastAsia"/>
        </w:rPr>
        <w:t>を</w:t>
      </w:r>
      <w:r>
        <w:rPr>
          <w:rFonts w:hint="eastAsia"/>
        </w:rPr>
        <w:t>確保</w:t>
      </w:r>
      <w:r w:rsidR="001A3A73">
        <w:rPr>
          <w:rFonts w:hint="eastAsia"/>
        </w:rPr>
        <w:t>すること</w:t>
      </w:r>
      <w:r>
        <w:rPr>
          <w:rFonts w:hint="eastAsia"/>
        </w:rPr>
        <w:t>が必要となる。また、</w:t>
      </w:r>
      <w:r w:rsidR="0020031F">
        <w:rPr>
          <w:rFonts w:hint="eastAsia"/>
        </w:rPr>
        <w:t>利用規約</w:t>
      </w:r>
      <w:r>
        <w:rPr>
          <w:rFonts w:hint="eastAsia"/>
        </w:rPr>
        <w:t>は事業者の都合により改定されることがあるため、</w:t>
      </w:r>
      <w:r w:rsidR="00682202">
        <w:rPr>
          <w:rFonts w:hint="eastAsia"/>
        </w:rPr>
        <w:t>定期</w:t>
      </w:r>
      <w:r>
        <w:rPr>
          <w:rFonts w:hint="eastAsia"/>
        </w:rPr>
        <w:t>的なモニタリングにより</w:t>
      </w:r>
      <w:r w:rsidR="0020031F">
        <w:rPr>
          <w:rFonts w:hint="eastAsia"/>
        </w:rPr>
        <w:t>利用規約</w:t>
      </w:r>
      <w:r>
        <w:rPr>
          <w:rFonts w:hint="eastAsia"/>
        </w:rPr>
        <w:t>に記載されるサービスレベルやデータ消去、格納されるデータへのアクセス</w:t>
      </w:r>
      <w:r w:rsidR="0026022E">
        <w:rPr>
          <w:rFonts w:hint="eastAsia"/>
        </w:rPr>
        <w:t>等</w:t>
      </w:r>
      <w:r>
        <w:rPr>
          <w:rFonts w:hint="eastAsia"/>
        </w:rPr>
        <w:t>について確認を行うこと</w:t>
      </w:r>
      <w:r w:rsidR="00682202">
        <w:rPr>
          <w:rFonts w:hint="eastAsia"/>
        </w:rPr>
        <w:t>留意することが</w:t>
      </w:r>
      <w:r>
        <w:rPr>
          <w:rFonts w:hint="eastAsia"/>
        </w:rPr>
        <w:t>必要である。</w:t>
      </w:r>
    </w:p>
    <w:p w14:paraId="0D959E18" w14:textId="10DD551F" w:rsidR="007368B2" w:rsidRDefault="00DE7670" w:rsidP="008245C6">
      <w:pPr>
        <w:pStyle w:val="a0"/>
        <w:spacing w:afterLines="50" w:after="180"/>
        <w:ind w:firstLine="240"/>
      </w:pPr>
      <w:r>
        <w:rPr>
          <w:rFonts w:hint="eastAsia"/>
        </w:rPr>
        <w:t>また</w:t>
      </w:r>
      <w:r w:rsidR="007368B2">
        <w:rPr>
          <w:rFonts w:hint="eastAsia"/>
        </w:rPr>
        <w:t>、行政が用いるSNSにおいて公序良俗に反するような行為が行われることで、行政への信頼性や道義上の責任が発生することがある。そのため、利用するSNSにおいて、不適切な投稿やスパム</w:t>
      </w:r>
      <w:r w:rsidR="0026022E">
        <w:rPr>
          <w:rFonts w:hint="eastAsia"/>
        </w:rPr>
        <w:t>等</w:t>
      </w:r>
      <w:r w:rsidR="007368B2">
        <w:rPr>
          <w:rFonts w:hint="eastAsia"/>
        </w:rPr>
        <w:t>を通報する仕組</w:t>
      </w:r>
      <w:r w:rsidR="00EE3AB0">
        <w:rPr>
          <w:rFonts w:hint="eastAsia"/>
        </w:rPr>
        <w:t>み</w:t>
      </w:r>
      <w:r w:rsidR="007368B2">
        <w:rPr>
          <w:rFonts w:hint="eastAsia"/>
        </w:rPr>
        <w:t>を備える</w:t>
      </w:r>
      <w:r w:rsidR="0026022E">
        <w:rPr>
          <w:rFonts w:hint="eastAsia"/>
        </w:rPr>
        <w:t>等</w:t>
      </w:r>
      <w:r w:rsidR="007368B2">
        <w:rPr>
          <w:rFonts w:hint="eastAsia"/>
        </w:rPr>
        <w:t>健全なサービスを提供</w:t>
      </w:r>
      <w:r w:rsidR="009402C1">
        <w:rPr>
          <w:rFonts w:hint="eastAsia"/>
        </w:rPr>
        <w:t>する</w:t>
      </w:r>
      <w:r w:rsidR="00CA4778">
        <w:rPr>
          <w:rFonts w:hint="eastAsia"/>
        </w:rPr>
        <w:t>ための</w:t>
      </w:r>
      <w:r w:rsidR="007368B2">
        <w:rPr>
          <w:rFonts w:hint="eastAsia"/>
        </w:rPr>
        <w:t>機能面の確認も必要である。</w:t>
      </w:r>
    </w:p>
    <w:p w14:paraId="2D4B2C5D" w14:textId="0E09FAF0" w:rsidR="008245C6" w:rsidRPr="00786387" w:rsidRDefault="008245C6" w:rsidP="008245C6">
      <w:pPr>
        <w:pStyle w:val="2"/>
        <w:spacing w:before="360"/>
        <w:ind w:left="240" w:hanging="240"/>
      </w:pPr>
      <w:bookmarkStart w:id="18" w:name="_Toc77105285"/>
      <w:bookmarkEnd w:id="18"/>
      <w:r>
        <w:rPr>
          <w:rFonts w:hint="eastAsia"/>
        </w:rPr>
        <w:lastRenderedPageBreak/>
        <w:t xml:space="preserve">　</w:t>
      </w:r>
      <w:bookmarkStart w:id="19" w:name="_Toc77619475"/>
      <w:r w:rsidR="0020031F">
        <w:rPr>
          <w:rFonts w:hint="eastAsia"/>
        </w:rPr>
        <w:t>利用規約</w:t>
      </w:r>
      <w:r w:rsidRPr="00786387">
        <w:rPr>
          <w:rFonts w:hint="eastAsia"/>
        </w:rPr>
        <w:t>によるサービス利用</w:t>
      </w:r>
      <w:bookmarkEnd w:id="19"/>
    </w:p>
    <w:p w14:paraId="66F135FD" w14:textId="18C187DC" w:rsidR="008245C6" w:rsidRPr="00786387" w:rsidRDefault="001D6004" w:rsidP="008245C6">
      <w:pPr>
        <w:pStyle w:val="a0"/>
        <w:spacing w:afterLines="50" w:after="180"/>
        <w:ind w:firstLine="240"/>
      </w:pPr>
      <w:r w:rsidRPr="00B96F1A">
        <w:rPr>
          <w:rFonts w:hAnsi="Century" w:cs="Times New Roman"/>
          <w:noProof/>
        </w:rPr>
        <mc:AlternateContent>
          <mc:Choice Requires="wps">
            <w:drawing>
              <wp:anchor distT="45720" distB="45720" distL="114300" distR="114300" simplePos="0" relativeHeight="251671552" behindDoc="0" locked="0" layoutInCell="1" allowOverlap="1" wp14:anchorId="136B2380" wp14:editId="225EA310">
                <wp:simplePos x="0" y="0"/>
                <wp:positionH relativeFrom="margin">
                  <wp:posOffset>-51435</wp:posOffset>
                </wp:positionH>
                <wp:positionV relativeFrom="paragraph">
                  <wp:posOffset>2831465</wp:posOffset>
                </wp:positionV>
                <wp:extent cx="5400675" cy="4183380"/>
                <wp:effectExtent l="0" t="0" r="9525" b="7620"/>
                <wp:wrapTopAndBottom/>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4183380"/>
                        </a:xfrm>
                        <a:prstGeom prst="rect">
                          <a:avLst/>
                        </a:prstGeom>
                        <a:solidFill>
                          <a:srgbClr val="FFFFFF"/>
                        </a:solidFill>
                        <a:ln w="9525">
                          <a:noFill/>
                          <a:miter lim="800000"/>
                          <a:headEnd/>
                          <a:tailEnd/>
                        </a:ln>
                      </wps:spPr>
                      <wps:txbx>
                        <w:txbxContent>
                          <w:p w14:paraId="77B1BC94" w14:textId="25271C13" w:rsidR="00D852F3" w:rsidRPr="002011CF" w:rsidRDefault="00D852F3" w:rsidP="003431B1">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８</w:t>
                            </w:r>
                            <w:r>
                              <w:rPr>
                                <w:rFonts w:ascii="ＭＳ Ｐゴシック" w:eastAsia="ＭＳ Ｐゴシック" w:hAnsi="ＭＳ Ｐゴシック" w:hint="eastAsia"/>
                                <w:b/>
                                <w:sz w:val="22"/>
                              </w:rPr>
                              <w:t>：情報サービスにおける契約形態</w:t>
                            </w:r>
                            <w:r>
                              <w:rPr>
                                <w:rFonts w:ascii="ＭＳ Ｐゴシック" w:eastAsia="ＭＳ Ｐゴシック" w:hAnsi="ＭＳ Ｐゴシック"/>
                                <w:b/>
                                <w:sz w:val="22"/>
                              </w:rPr>
                              <w:t>の違い</w:t>
                            </w:r>
                            <w:r w:rsidRPr="002011CF">
                              <w:rPr>
                                <w:rFonts w:ascii="ＭＳ Ｐゴシック" w:eastAsia="ＭＳ Ｐゴシック" w:hAnsi="ＭＳ Ｐゴシック" w:hint="eastAsia"/>
                                <w:b/>
                                <w:sz w:val="22"/>
                              </w:rPr>
                              <w:t>＞</w:t>
                            </w:r>
                          </w:p>
                          <w:p w14:paraId="789C8415" w14:textId="1F21A30C" w:rsidR="00D852F3" w:rsidRDefault="00D852F3" w:rsidP="003431B1">
                            <w:r w:rsidRPr="00C95680">
                              <w:rPr>
                                <w:noProof/>
                              </w:rPr>
                              <w:drawing>
                                <wp:inline distT="0" distB="0" distL="0" distR="0" wp14:anchorId="29B7D9F2" wp14:editId="7D99C461">
                                  <wp:extent cx="5143500" cy="3688599"/>
                                  <wp:effectExtent l="0" t="0" r="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3688599"/>
                                          </a:xfrm>
                                          <a:prstGeom prst="rect">
                                            <a:avLst/>
                                          </a:prstGeom>
                                          <a:noFill/>
                                          <a:ln>
                                            <a:noFill/>
                                          </a:ln>
                                        </pic:spPr>
                                      </pic:pic>
                                    </a:graphicData>
                                  </a:graphic>
                                </wp:inline>
                              </w:drawing>
                            </w:r>
                          </w:p>
                          <w:p w14:paraId="2783FF75" w14:textId="77777777" w:rsidR="00D852F3" w:rsidRPr="00564124" w:rsidRDefault="00D852F3" w:rsidP="00343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B2380" id="_x0000_s1033" type="#_x0000_t202" style="position:absolute;left:0;text-align:left;margin-left:-4.05pt;margin-top:222.95pt;width:425.25pt;height:329.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" stroked="f">
                <v:textbox>
                  <w:txbxContent>
                    <w:p w14:paraId="77B1BC94" w14:textId="25271C13" w:rsidR="00D852F3" w:rsidRPr="002011CF" w:rsidRDefault="00D852F3" w:rsidP="003431B1">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w:t>
                      </w:r>
                      <w:r w:rsidR="0041375D">
                        <w:rPr>
                          <w:rFonts w:ascii="ＭＳ Ｐゴシック" w:eastAsia="ＭＳ Ｐゴシック" w:hAnsi="ＭＳ Ｐゴシック" w:hint="eastAsia"/>
                          <w:b/>
                          <w:sz w:val="22"/>
                        </w:rPr>
                        <w:t>８</w:t>
                      </w:r>
                      <w:r>
                        <w:rPr>
                          <w:rFonts w:ascii="ＭＳ Ｐゴシック" w:eastAsia="ＭＳ Ｐゴシック" w:hAnsi="ＭＳ Ｐゴシック" w:hint="eastAsia"/>
                          <w:b/>
                          <w:sz w:val="22"/>
                        </w:rPr>
                        <w:t>：情報サービスにおける契約形態</w:t>
                      </w:r>
                      <w:r>
                        <w:rPr>
                          <w:rFonts w:ascii="ＭＳ Ｐゴシック" w:eastAsia="ＭＳ Ｐゴシック" w:hAnsi="ＭＳ Ｐゴシック"/>
                          <w:b/>
                          <w:sz w:val="22"/>
                        </w:rPr>
                        <w:t>の違い</w:t>
                      </w:r>
                      <w:r w:rsidRPr="002011CF">
                        <w:rPr>
                          <w:rFonts w:ascii="ＭＳ Ｐゴシック" w:eastAsia="ＭＳ Ｐゴシック" w:hAnsi="ＭＳ Ｐゴシック" w:hint="eastAsia"/>
                          <w:b/>
                          <w:sz w:val="22"/>
                        </w:rPr>
                        <w:t>＞</w:t>
                      </w:r>
                    </w:p>
                    <w:p w14:paraId="789C8415" w14:textId="1F21A30C" w:rsidR="00D852F3" w:rsidRDefault="00D852F3" w:rsidP="003431B1">
                      <w:r w:rsidRPr="00C95680">
                        <w:rPr>
                          <w:noProof/>
                        </w:rPr>
                        <w:drawing>
                          <wp:inline distT="0" distB="0" distL="0" distR="0" wp14:anchorId="29B7D9F2" wp14:editId="7D99C461">
                            <wp:extent cx="5143500" cy="3688599"/>
                            <wp:effectExtent l="0" t="0" r="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3500" cy="3688599"/>
                                    </a:xfrm>
                                    <a:prstGeom prst="rect">
                                      <a:avLst/>
                                    </a:prstGeom>
                                    <a:noFill/>
                                    <a:ln>
                                      <a:noFill/>
                                    </a:ln>
                                  </pic:spPr>
                                </pic:pic>
                              </a:graphicData>
                            </a:graphic>
                          </wp:inline>
                        </w:drawing>
                      </w:r>
                    </w:p>
                    <w:p w14:paraId="2783FF75" w14:textId="77777777" w:rsidR="00D852F3" w:rsidRPr="00564124" w:rsidRDefault="00D852F3" w:rsidP="003431B1"/>
                  </w:txbxContent>
                </v:textbox>
                <w10:wrap type="topAndBottom" anchorx="margin"/>
              </v:shape>
            </w:pict>
          </mc:Fallback>
        </mc:AlternateContent>
      </w:r>
      <w:r w:rsidR="003431B1" w:rsidRPr="00786387">
        <w:rPr>
          <w:rFonts w:hint="eastAsia"/>
        </w:rPr>
        <w:t>LINEやTwitter、Facebook</w:t>
      </w:r>
      <w:r w:rsidR="0026022E">
        <w:rPr>
          <w:rFonts w:hint="eastAsia"/>
        </w:rPr>
        <w:t>等</w:t>
      </w:r>
      <w:r w:rsidR="008723F3">
        <w:rPr>
          <w:rFonts w:hint="eastAsia"/>
        </w:rPr>
        <w:t>SNS</w:t>
      </w:r>
      <w:r w:rsidR="003431B1" w:rsidRPr="00786387">
        <w:rPr>
          <w:rFonts w:hint="eastAsia"/>
        </w:rPr>
        <w:t>の利用は、従来の情報システムの開発とは異なる部分が多い</w:t>
      </w:r>
      <w:r w:rsidR="008245C6" w:rsidRPr="00786387">
        <w:rPr>
          <w:rFonts w:hint="eastAsia"/>
        </w:rPr>
        <w:t>。</w:t>
      </w:r>
      <w:r w:rsidR="003431B1" w:rsidRPr="00786387">
        <w:rPr>
          <w:rFonts w:hint="eastAsia"/>
        </w:rPr>
        <w:t>特に自治体の情報セキュリティポリシーの適用や情報資産の所有が</w:t>
      </w:r>
      <w:r w:rsidR="00A073EE" w:rsidRPr="00786387">
        <w:rPr>
          <w:rFonts w:hint="eastAsia"/>
        </w:rPr>
        <w:t>異なるので注意が必要である</w:t>
      </w:r>
      <w:r w:rsidR="00B30F86" w:rsidRPr="00786387">
        <w:rPr>
          <w:rFonts w:hint="eastAsia"/>
        </w:rPr>
        <w:t>（図表</w:t>
      </w:r>
      <w:r w:rsidR="0041375D">
        <w:rPr>
          <w:rFonts w:hint="eastAsia"/>
        </w:rPr>
        <w:t>８</w:t>
      </w:r>
      <w:r w:rsidR="00B30F86" w:rsidRPr="00786387">
        <w:rPr>
          <w:rFonts w:hint="eastAsia"/>
        </w:rPr>
        <w:t>）</w:t>
      </w:r>
      <w:r w:rsidR="00A073EE" w:rsidRPr="00786387">
        <w:rPr>
          <w:rFonts w:hint="eastAsia"/>
        </w:rPr>
        <w:t>。従来のシステム開発は、自治体と受託者の相対契約であり、自治体が提示する仕様書に基づいて構築されるため、情報セキュリティポリシーに準拠することや、データ等の情報資産が自治体に帰属すること</w:t>
      </w:r>
      <w:r w:rsidR="0026022E">
        <w:rPr>
          <w:rFonts w:hint="eastAsia"/>
        </w:rPr>
        <w:t>等</w:t>
      </w:r>
      <w:r w:rsidR="00A073EE" w:rsidRPr="00786387">
        <w:rPr>
          <w:rFonts w:hint="eastAsia"/>
        </w:rPr>
        <w:t>を自治体側の要件として定めておくことができる。一方で、</w:t>
      </w:r>
      <w:r w:rsidR="008723F3">
        <w:rPr>
          <w:rFonts w:hint="eastAsia"/>
        </w:rPr>
        <w:t>SNS</w:t>
      </w:r>
      <w:r w:rsidR="00A073EE" w:rsidRPr="00786387">
        <w:rPr>
          <w:rFonts w:hint="eastAsia"/>
        </w:rPr>
        <w:t>を直接利用する場合は、SNS事業者が利用者に一律に提示した同内容の</w:t>
      </w:r>
      <w:r w:rsidR="0020031F">
        <w:rPr>
          <w:rFonts w:hint="eastAsia"/>
        </w:rPr>
        <w:t>利用規約</w:t>
      </w:r>
      <w:r w:rsidR="00A073EE" w:rsidRPr="00786387">
        <w:rPr>
          <w:rFonts w:hint="eastAsia"/>
        </w:rPr>
        <w:t>に自治体が合意することにより利用するため、情報セキュリティポリシーに準拠することや、データ等の情報資産が自治体に帰属することは</w:t>
      </w:r>
      <w:r w:rsidR="0075236C" w:rsidRPr="00786387">
        <w:rPr>
          <w:rFonts w:hint="eastAsia"/>
        </w:rPr>
        <w:t>約束されない</w:t>
      </w:r>
      <w:r w:rsidR="00A073EE" w:rsidRPr="00786387">
        <w:rPr>
          <w:rFonts w:hint="eastAsia"/>
        </w:rPr>
        <w:t>。</w:t>
      </w:r>
      <w:r w:rsidR="0075236C" w:rsidRPr="00786387">
        <w:rPr>
          <w:rFonts w:hint="eastAsia"/>
        </w:rPr>
        <w:t>また、</w:t>
      </w:r>
      <w:r w:rsidR="0020031F">
        <w:rPr>
          <w:rFonts w:hint="eastAsia"/>
        </w:rPr>
        <w:t>利用規約</w:t>
      </w:r>
      <w:r w:rsidR="0075236C" w:rsidRPr="00786387">
        <w:rPr>
          <w:rFonts w:hint="eastAsia"/>
        </w:rPr>
        <w:t>に記載された条件</w:t>
      </w:r>
      <w:r w:rsidR="00FB69E5">
        <w:rPr>
          <w:rFonts w:hint="eastAsia"/>
        </w:rPr>
        <w:t>につい</w:t>
      </w:r>
      <w:r w:rsidR="00096B2D">
        <w:rPr>
          <w:rFonts w:hint="eastAsia"/>
        </w:rPr>
        <w:t>て</w:t>
      </w:r>
      <w:r w:rsidR="0075236C" w:rsidRPr="00786387">
        <w:rPr>
          <w:rFonts w:hint="eastAsia"/>
        </w:rPr>
        <w:t>も</w:t>
      </w:r>
      <w:r w:rsidR="00096B2D">
        <w:rPr>
          <w:rFonts w:hint="eastAsia"/>
        </w:rPr>
        <w:t>、利用開始後に</w:t>
      </w:r>
      <w:r w:rsidR="0075236C" w:rsidRPr="00786387">
        <w:rPr>
          <w:rFonts w:hint="eastAsia"/>
        </w:rPr>
        <w:t>SNS事業者が一方的に変更することもできる</w:t>
      </w:r>
      <w:r w:rsidR="00F117B9">
        <w:rPr>
          <w:rFonts w:hint="eastAsia"/>
        </w:rPr>
        <w:t>ケース</w:t>
      </w:r>
      <w:r w:rsidR="00F4355D">
        <w:rPr>
          <w:rFonts w:hint="eastAsia"/>
        </w:rPr>
        <w:t>もある</w:t>
      </w:r>
      <w:r w:rsidR="0075236C" w:rsidRPr="00786387">
        <w:rPr>
          <w:rFonts w:hint="eastAsia"/>
        </w:rPr>
        <w:t>。</w:t>
      </w:r>
    </w:p>
    <w:p w14:paraId="7BD26484" w14:textId="77777777" w:rsidR="00F117B9" w:rsidRDefault="00F117B9" w:rsidP="009D3A8A">
      <w:pPr>
        <w:pStyle w:val="a0"/>
        <w:spacing w:afterLines="50" w:after="180"/>
        <w:ind w:firstLine="240"/>
      </w:pPr>
    </w:p>
    <w:p w14:paraId="53BC1491" w14:textId="35BD549F" w:rsidR="00D704D3" w:rsidRDefault="0075236C" w:rsidP="009D3A8A">
      <w:pPr>
        <w:pStyle w:val="a0"/>
        <w:spacing w:afterLines="50" w:after="180"/>
        <w:ind w:firstLine="240"/>
      </w:pPr>
      <w:r w:rsidRPr="00786387">
        <w:rPr>
          <w:rFonts w:hint="eastAsia"/>
        </w:rPr>
        <w:t>また、受託開発を間に挟みSNSを利用するケースもある。この場合は、自治体が提示する仕様書に基づいて受託者はシステムを開発する</w:t>
      </w:r>
      <w:r w:rsidR="001D6004">
        <w:rPr>
          <w:rFonts w:hint="eastAsia"/>
        </w:rPr>
        <w:t>際に</w:t>
      </w:r>
      <w:r w:rsidRPr="00786387">
        <w:rPr>
          <w:rFonts w:hint="eastAsia"/>
        </w:rPr>
        <w:t>、一部機能</w:t>
      </w:r>
      <w:r w:rsidR="001D6004">
        <w:rPr>
          <w:rFonts w:hint="eastAsia"/>
        </w:rPr>
        <w:t>として</w:t>
      </w:r>
      <w:r w:rsidR="008723F3">
        <w:rPr>
          <w:rFonts w:hint="eastAsia"/>
        </w:rPr>
        <w:t>SNS</w:t>
      </w:r>
      <w:r w:rsidRPr="00786387">
        <w:rPr>
          <w:rFonts w:hint="eastAsia"/>
        </w:rPr>
        <w:t>が組み入れられる。受託者は、SNS事業者と契約するかSNS事業者の</w:t>
      </w:r>
      <w:r w:rsidRPr="00786387">
        <w:rPr>
          <w:rFonts w:hint="eastAsia"/>
        </w:rPr>
        <w:lastRenderedPageBreak/>
        <w:t>提示する</w:t>
      </w:r>
      <w:r w:rsidR="00604DC3">
        <w:rPr>
          <w:rFonts w:hint="eastAsia"/>
        </w:rPr>
        <w:t>利用</w:t>
      </w:r>
      <w:r w:rsidRPr="00786387">
        <w:rPr>
          <w:rFonts w:hint="eastAsia"/>
        </w:rPr>
        <w:t>規約に従ってSNSと接続する。受託者が構築する部分については、従来のシステム開発と同様に情報セキュリティポリ</w:t>
      </w:r>
      <w:r w:rsidR="0070357D" w:rsidRPr="00786387">
        <w:rPr>
          <w:rFonts w:hint="eastAsia"/>
        </w:rPr>
        <w:t>シーの適用や情報資産帰属が適応できるほか、</w:t>
      </w:r>
      <w:r w:rsidRPr="00786387">
        <w:rPr>
          <w:rFonts w:hint="eastAsia"/>
        </w:rPr>
        <w:t>SNSについても</w:t>
      </w:r>
      <w:r w:rsidR="0070357D" w:rsidRPr="00786387">
        <w:rPr>
          <w:rFonts w:hint="eastAsia"/>
        </w:rPr>
        <w:t>自治体の提示する条件に従って受託者が確保することもできる。ただし、SNS事業者</w:t>
      </w:r>
      <w:r w:rsidR="001D6004">
        <w:rPr>
          <w:rFonts w:hint="eastAsia"/>
        </w:rPr>
        <w:t>の中</w:t>
      </w:r>
      <w:r w:rsidR="0070357D" w:rsidRPr="00786387">
        <w:rPr>
          <w:rFonts w:hint="eastAsia"/>
        </w:rPr>
        <w:t>には、第三者に</w:t>
      </w:r>
      <w:r w:rsidR="001D6004">
        <w:rPr>
          <w:rFonts w:hint="eastAsia"/>
        </w:rPr>
        <w:t>よる</w:t>
      </w:r>
      <w:r w:rsidR="0070357D" w:rsidRPr="00786387">
        <w:rPr>
          <w:rFonts w:hint="eastAsia"/>
        </w:rPr>
        <w:t>自サービス</w:t>
      </w:r>
      <w:r w:rsidR="001D6004">
        <w:rPr>
          <w:rFonts w:hint="eastAsia"/>
        </w:rPr>
        <w:t>への</w:t>
      </w:r>
      <w:r w:rsidR="0070357D" w:rsidRPr="00786387">
        <w:rPr>
          <w:rFonts w:hint="eastAsia"/>
        </w:rPr>
        <w:t>接続を認めていない場合もある。</w:t>
      </w:r>
    </w:p>
    <w:p w14:paraId="3DDF5C18" w14:textId="77777777" w:rsidR="00DC68DB" w:rsidRDefault="00DC68DB" w:rsidP="009D3A8A">
      <w:pPr>
        <w:pStyle w:val="a0"/>
        <w:spacing w:afterLines="50" w:after="180"/>
        <w:ind w:firstLine="240"/>
      </w:pPr>
    </w:p>
    <w:p w14:paraId="716DDD9B" w14:textId="77777777" w:rsidR="00D704D3" w:rsidRDefault="00D704D3" w:rsidP="00D704D3">
      <w:pPr>
        <w:pStyle w:val="1"/>
        <w:ind w:left="240" w:hanging="240"/>
      </w:pPr>
      <w:r>
        <w:rPr>
          <w:rFonts w:hint="eastAsia"/>
        </w:rPr>
        <w:t xml:space="preserve">　</w:t>
      </w:r>
      <w:bookmarkStart w:id="20" w:name="_Toc77619476"/>
      <w:r w:rsidRPr="00501339">
        <w:rPr>
          <w:rFonts w:hint="eastAsia"/>
        </w:rPr>
        <w:t>電気通信事業法と市場の変化</w:t>
      </w:r>
      <w:bookmarkEnd w:id="20"/>
    </w:p>
    <w:p w14:paraId="1EDB88D5" w14:textId="77777777" w:rsidR="00D704D3" w:rsidRDefault="00D704D3" w:rsidP="00D704D3">
      <w:pPr>
        <w:pStyle w:val="2"/>
        <w:spacing w:before="360"/>
        <w:ind w:left="240" w:hanging="240"/>
      </w:pPr>
      <w:r>
        <w:rPr>
          <w:rFonts w:hint="eastAsia"/>
        </w:rPr>
        <w:t xml:space="preserve">　</w:t>
      </w:r>
      <w:bookmarkStart w:id="21" w:name="_Toc77619477"/>
      <w:r>
        <w:rPr>
          <w:rFonts w:hint="eastAsia"/>
        </w:rPr>
        <w:t>電気通信事業法のSNSへの適用</w:t>
      </w:r>
      <w:bookmarkEnd w:id="21"/>
    </w:p>
    <w:p w14:paraId="671D213A" w14:textId="0AD5F4E4" w:rsidR="00D704D3" w:rsidRDefault="00D704D3" w:rsidP="00D704D3">
      <w:pPr>
        <w:pStyle w:val="a0"/>
        <w:spacing w:afterLines="50" w:after="180"/>
        <w:ind w:firstLine="240"/>
      </w:pPr>
      <w:r>
        <w:rPr>
          <w:rFonts w:hint="eastAsia"/>
        </w:rPr>
        <w:t>電気通信事業法（昭和59年12月25日法律第86号）では、電気通信事業者は</w:t>
      </w:r>
      <w:r w:rsidR="009402C1">
        <w:rPr>
          <w:rFonts w:hint="eastAsia"/>
        </w:rPr>
        <w:t>通信の秘密を</w:t>
      </w:r>
      <w:r>
        <w:rPr>
          <w:rFonts w:hint="eastAsia"/>
        </w:rPr>
        <w:t>侵してはならない（コンテンツへのアクセス、利用、漏洩）とされているが、近年の</w:t>
      </w:r>
      <w:r w:rsidR="008723F3">
        <w:rPr>
          <w:rFonts w:hint="eastAsia"/>
        </w:rPr>
        <w:t>SNS</w:t>
      </w:r>
      <w:r>
        <w:rPr>
          <w:rFonts w:hint="eastAsia"/>
        </w:rPr>
        <w:t>の多様な発展において同法の適用が困難な</w:t>
      </w:r>
      <w:r w:rsidR="00F4355D">
        <w:rPr>
          <w:rFonts w:hint="eastAsia"/>
        </w:rPr>
        <w:t>ケース</w:t>
      </w:r>
      <w:r>
        <w:rPr>
          <w:rFonts w:hint="eastAsia"/>
        </w:rPr>
        <w:t>が出始めていることは否めない。</w:t>
      </w:r>
    </w:p>
    <w:p w14:paraId="6390A3B5" w14:textId="09DCC229" w:rsidR="00D704D3" w:rsidRDefault="00D704D3" w:rsidP="00D704D3">
      <w:pPr>
        <w:pStyle w:val="a0"/>
        <w:spacing w:afterLines="50" w:after="180"/>
        <w:ind w:firstLine="240"/>
      </w:pPr>
      <w:r>
        <w:rPr>
          <w:rFonts w:hint="eastAsia"/>
        </w:rPr>
        <w:t>電気通信事業</w:t>
      </w:r>
      <w:r w:rsidR="00DD7C41">
        <w:rPr>
          <w:rFonts w:hint="eastAsia"/>
        </w:rPr>
        <w:t>で定める</w:t>
      </w:r>
      <w:r w:rsidR="001D6004">
        <w:rPr>
          <w:rFonts w:hint="eastAsia"/>
        </w:rPr>
        <w:t>サービス形態</w:t>
      </w:r>
      <w:r w:rsidR="00DD7C41">
        <w:rPr>
          <w:rFonts w:hint="eastAsia"/>
        </w:rPr>
        <w:t>と</w:t>
      </w:r>
      <w:r>
        <w:rPr>
          <w:rFonts w:hint="eastAsia"/>
        </w:rPr>
        <w:t>は、特定者間（1対1、1対複数）の通信接続サービスであり、　SNSの提供するサービスのうち「メッセンジャーツール」や「通話機能」、「メールマガジン配信サービス」等がこれにあたる一方、「ソフトウェアのオンライン提供」、「ネット対戦ゲーム」、「不特定多数の参加する掲示板やチャット」等はこれにあたらないと解釈できる</w:t>
      </w:r>
      <w:r>
        <w:rPr>
          <w:rStyle w:val="afffe"/>
        </w:rPr>
        <w:footnoteReference w:id="13"/>
      </w:r>
      <w:r>
        <w:rPr>
          <w:rFonts w:hint="eastAsia"/>
        </w:rPr>
        <w:t>。ところが、SNSでは、誰でも閲覧できるグループ掲示板だったものが、設定変更で特定者のみ閲覧できる非公開グループに移行する</w:t>
      </w:r>
      <w:r w:rsidR="0026022E">
        <w:rPr>
          <w:rFonts w:hint="eastAsia"/>
        </w:rPr>
        <w:t>等</w:t>
      </w:r>
      <w:r>
        <w:rPr>
          <w:rFonts w:hint="eastAsia"/>
        </w:rPr>
        <w:t>通信形態の変化が発生する</w:t>
      </w:r>
      <w:r w:rsidR="00247D91">
        <w:rPr>
          <w:rFonts w:hint="eastAsia"/>
        </w:rPr>
        <w:t>ケースもある</w:t>
      </w:r>
      <w:r>
        <w:rPr>
          <w:rFonts w:hint="eastAsia"/>
        </w:rPr>
        <w:t>。また、ネット対戦ゲームにおける特定プレーヤー間のチャット等、複数の要素が混在したサービス形態もある。</w:t>
      </w:r>
    </w:p>
    <w:p w14:paraId="3EE53756" w14:textId="017C254A" w:rsidR="00D704D3" w:rsidRDefault="00D704D3" w:rsidP="00D704D3">
      <w:pPr>
        <w:pStyle w:val="a0"/>
        <w:spacing w:afterLines="50" w:after="180"/>
        <w:ind w:firstLine="240"/>
      </w:pPr>
      <w:r>
        <w:rPr>
          <w:rFonts w:hint="eastAsia"/>
        </w:rPr>
        <w:t>従来の電気通信事業のイメージは、特定者間に情報を流通するパイプを提供することであり、流通する情報は通信の終了と同時に無くなる。つまり、電話の通話を終了したり、ISPに接続しメールをダウンロード</w:t>
      </w:r>
      <w:r w:rsidR="00C8752B">
        <w:rPr>
          <w:rFonts w:hint="eastAsia"/>
        </w:rPr>
        <w:t>したり</w:t>
      </w:r>
      <w:r>
        <w:rPr>
          <w:rFonts w:hint="eastAsia"/>
        </w:rPr>
        <w:t>する</w:t>
      </w:r>
      <w:r w:rsidR="00C8752B">
        <w:rPr>
          <w:rFonts w:hint="eastAsia"/>
        </w:rPr>
        <w:t>ことで</w:t>
      </w:r>
      <w:r>
        <w:rPr>
          <w:rFonts w:hint="eastAsia"/>
        </w:rPr>
        <w:t>事業者のインフラに情報は残</w:t>
      </w:r>
      <w:r w:rsidR="00C8752B">
        <w:rPr>
          <w:rFonts w:hint="eastAsia"/>
        </w:rPr>
        <w:t>ら</w:t>
      </w:r>
      <w:r>
        <w:rPr>
          <w:rFonts w:hint="eastAsia"/>
        </w:rPr>
        <w:t>ない</w:t>
      </w:r>
      <w:r w:rsidR="00C8752B">
        <w:rPr>
          <w:rFonts w:hint="eastAsia"/>
        </w:rPr>
        <w:t>ことが</w:t>
      </w:r>
      <w:r w:rsidR="00DF5256">
        <w:rPr>
          <w:rFonts w:hint="eastAsia"/>
        </w:rPr>
        <w:t>（Webメールの登場により情報はサーバ上に残るようになった）</w:t>
      </w:r>
      <w:r w:rsidR="00C8752B">
        <w:rPr>
          <w:rFonts w:hint="eastAsia"/>
        </w:rPr>
        <w:t>前提となっている</w:t>
      </w:r>
      <w:r>
        <w:rPr>
          <w:rFonts w:hint="eastAsia"/>
        </w:rPr>
        <w:t>。そして、通信中にある情報に対して事業者はアクセスしてはならないことにより、利用者のプライバシー（通信の秘密）が守られている。一方で、SNSのメッセージやチャットは、特定者間で情報の受け渡し（閲覧）が行われた後も</w:t>
      </w:r>
      <w:r w:rsidR="00247D91">
        <w:rPr>
          <w:rFonts w:hint="eastAsia"/>
        </w:rPr>
        <w:t>、</w:t>
      </w:r>
      <w:r>
        <w:rPr>
          <w:rFonts w:hint="eastAsia"/>
        </w:rPr>
        <w:t>事業者のインフラに情報が保存されている。</w:t>
      </w:r>
    </w:p>
    <w:p w14:paraId="7A88BD3F" w14:textId="2BD5C181" w:rsidR="00D704D3" w:rsidRDefault="00D704D3" w:rsidP="00D704D3">
      <w:pPr>
        <w:pStyle w:val="a0"/>
        <w:spacing w:afterLines="50" w:after="180"/>
        <w:ind w:firstLine="240"/>
      </w:pPr>
      <w:r>
        <w:rPr>
          <w:rFonts w:hint="eastAsia"/>
        </w:rPr>
        <w:t>電気通信事業法では、保存した情報にアクセスすることは、当事者間の合意</w:t>
      </w:r>
      <w:r>
        <w:rPr>
          <w:rFonts w:hint="eastAsia"/>
        </w:rPr>
        <w:lastRenderedPageBreak/>
        <w:t>があれば可能とされているが、SNS事業者はそれを利用規約に明記している。例えば、利用者が登録したプロフィールの顔写真を、アプリを使って改変するサービスを提供するには、事業者は顔写真の情報にアクセスしなければならない。また、利用者から不適切なコンテンツの削除依頼やストーカー・脅迫等を報告された場合、事業者は情報にアクセスして内容を確認しなければならない。</w:t>
      </w:r>
      <w:r w:rsidR="002810B0">
        <w:rPr>
          <w:rFonts w:hint="eastAsia"/>
        </w:rPr>
        <w:t>加えて</w:t>
      </w:r>
      <w:r>
        <w:rPr>
          <w:rFonts w:hint="eastAsia"/>
        </w:rPr>
        <w:t>、</w:t>
      </w:r>
      <w:r w:rsidR="008723F3">
        <w:rPr>
          <w:rFonts w:hint="eastAsia"/>
        </w:rPr>
        <w:t>SNS</w:t>
      </w:r>
      <w:r>
        <w:rPr>
          <w:rFonts w:hint="eastAsia"/>
        </w:rPr>
        <w:t>の多くは、利用者に課金しない広告型ビジネスで成り立って</w:t>
      </w:r>
      <w:r w:rsidR="001D6004">
        <w:rPr>
          <w:rFonts w:hint="eastAsia"/>
        </w:rPr>
        <w:t>いることから</w:t>
      </w:r>
      <w:r>
        <w:rPr>
          <w:rFonts w:hint="eastAsia"/>
        </w:rPr>
        <w:t>、</w:t>
      </w:r>
      <w:r w:rsidR="002810B0">
        <w:rPr>
          <w:rFonts w:hint="eastAsia"/>
        </w:rPr>
        <w:t>事業者は</w:t>
      </w:r>
      <w:r w:rsidR="001D6004" w:rsidRPr="001D6004">
        <w:rPr>
          <w:rFonts w:hint="eastAsia"/>
        </w:rPr>
        <w:t>掲載されているコンテンツや閲覧履歴</w:t>
      </w:r>
      <w:r w:rsidR="0026022E">
        <w:rPr>
          <w:rFonts w:hint="eastAsia"/>
        </w:rPr>
        <w:t>等</w:t>
      </w:r>
      <w:r w:rsidR="001D6004" w:rsidRPr="001D6004">
        <w:rPr>
          <w:rFonts w:hint="eastAsia"/>
        </w:rPr>
        <w:t>の情報</w:t>
      </w:r>
      <w:r w:rsidR="002810B0">
        <w:rPr>
          <w:rFonts w:hint="eastAsia"/>
        </w:rPr>
        <w:t>を</w:t>
      </w:r>
      <w:r w:rsidR="001D6004" w:rsidRPr="001D6004">
        <w:rPr>
          <w:rFonts w:hint="eastAsia"/>
        </w:rPr>
        <w:t>解析</w:t>
      </w:r>
      <w:r w:rsidR="002752A8">
        <w:rPr>
          <w:rFonts w:hint="eastAsia"/>
        </w:rPr>
        <w:t>して</w:t>
      </w:r>
      <w:r w:rsidR="00E8273D" w:rsidRPr="00B96F1A">
        <w:rPr>
          <w:rFonts w:hAnsi="Century" w:cs="Times New Roman"/>
          <w:noProof/>
        </w:rPr>
        <mc:AlternateContent>
          <mc:Choice Requires="wps">
            <w:drawing>
              <wp:anchor distT="45720" distB="45720" distL="114300" distR="114300" simplePos="0" relativeHeight="251683840" behindDoc="0" locked="0" layoutInCell="1" allowOverlap="1" wp14:anchorId="238CB9F3" wp14:editId="426D3A78">
                <wp:simplePos x="0" y="0"/>
                <wp:positionH relativeFrom="margin">
                  <wp:align>left</wp:align>
                </wp:positionH>
                <wp:positionV relativeFrom="paragraph">
                  <wp:posOffset>1895475</wp:posOffset>
                </wp:positionV>
                <wp:extent cx="5476875" cy="3867150"/>
                <wp:effectExtent l="0" t="0" r="9525" b="0"/>
                <wp:wrapTopAndBottom/>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3867150"/>
                        </a:xfrm>
                        <a:prstGeom prst="rect">
                          <a:avLst/>
                        </a:prstGeom>
                        <a:solidFill>
                          <a:srgbClr val="FFFFFF"/>
                        </a:solidFill>
                        <a:ln w="9525">
                          <a:noFill/>
                          <a:miter lim="800000"/>
                          <a:headEnd/>
                          <a:tailEnd/>
                        </a:ln>
                      </wps:spPr>
                      <wps:txbx>
                        <w:txbxContent>
                          <w:p w14:paraId="7D99F9D4" w14:textId="20A7D71E" w:rsidR="00D852F3" w:rsidRPr="002011CF" w:rsidRDefault="00D852F3" w:rsidP="00D704D3">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964683">
                              <w:rPr>
                                <w:rFonts w:ascii="ＭＳ Ｐゴシック" w:eastAsia="ＭＳ Ｐゴシック" w:hAnsi="ＭＳ Ｐゴシック" w:hint="eastAsia"/>
                                <w:b/>
                                <w:sz w:val="22"/>
                              </w:rPr>
                              <w:t>図表</w:t>
                            </w:r>
                            <w:r w:rsidR="00697DF3">
                              <w:rPr>
                                <w:rFonts w:ascii="ＭＳ Ｐゴシック" w:eastAsia="ＭＳ Ｐゴシック" w:hAnsi="ＭＳ Ｐゴシック" w:hint="eastAsia"/>
                                <w:b/>
                                <w:sz w:val="22"/>
                              </w:rPr>
                              <w:t>９</w:t>
                            </w:r>
                            <w:r w:rsidRPr="00964683">
                              <w:rPr>
                                <w:rFonts w:ascii="ＭＳ Ｐゴシック" w:eastAsia="ＭＳ Ｐゴシック" w:hAnsi="ＭＳ Ｐゴシック" w:hint="eastAsia"/>
                                <w:b/>
                                <w:sz w:val="22"/>
                              </w:rPr>
                              <w:t>：従来の通信サービスとSNSの違い</w:t>
                            </w:r>
                            <w:r w:rsidRPr="002011CF">
                              <w:rPr>
                                <w:rFonts w:ascii="ＭＳ Ｐゴシック" w:eastAsia="ＭＳ Ｐゴシック" w:hAnsi="ＭＳ Ｐゴシック" w:hint="eastAsia"/>
                                <w:b/>
                                <w:sz w:val="22"/>
                              </w:rPr>
                              <w:t>＞</w:t>
                            </w:r>
                          </w:p>
                          <w:p w14:paraId="1712411D" w14:textId="77777777" w:rsidR="00D852F3" w:rsidRPr="00BD6CFE" w:rsidRDefault="00D852F3" w:rsidP="00D704D3">
                            <w:pPr>
                              <w:rPr>
                                <w:sz w:val="16"/>
                              </w:rPr>
                            </w:pPr>
                            <w:r w:rsidRPr="00964683">
                              <w:rPr>
                                <w:rFonts w:ascii="游明朝" w:eastAsia="游明朝" w:hAnsi="游明朝" w:cs="Times New Roman"/>
                                <w:noProof/>
                                <w:sz w:val="21"/>
                              </w:rPr>
                              <w:drawing>
                                <wp:inline distT="0" distB="0" distL="0" distR="0" wp14:anchorId="113888A8" wp14:editId="683E3C01">
                                  <wp:extent cx="5257800" cy="3350490"/>
                                  <wp:effectExtent l="0" t="0" r="0" b="254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0149" cy="33519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CB9F3" id="_x0000_s1034" type="#_x0000_t202" style="position:absolute;left:0;text-align:left;margin-left:0;margin-top:149.25pt;width:431.25pt;height:304.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" stroked="f">
                <v:textbox>
                  <w:txbxContent>
                    <w:p w14:paraId="7D99F9D4" w14:textId="20A7D71E" w:rsidR="00D852F3" w:rsidRPr="002011CF" w:rsidRDefault="00D852F3" w:rsidP="00D704D3">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sidRPr="00964683">
                        <w:rPr>
                          <w:rFonts w:ascii="ＭＳ Ｐゴシック" w:eastAsia="ＭＳ Ｐゴシック" w:hAnsi="ＭＳ Ｐゴシック" w:hint="eastAsia"/>
                          <w:b/>
                          <w:sz w:val="22"/>
                        </w:rPr>
                        <w:t>図表</w:t>
                      </w:r>
                      <w:r w:rsidR="00697DF3">
                        <w:rPr>
                          <w:rFonts w:ascii="ＭＳ Ｐゴシック" w:eastAsia="ＭＳ Ｐゴシック" w:hAnsi="ＭＳ Ｐゴシック" w:hint="eastAsia"/>
                          <w:b/>
                          <w:sz w:val="22"/>
                        </w:rPr>
                        <w:t>９</w:t>
                      </w:r>
                      <w:r w:rsidRPr="00964683">
                        <w:rPr>
                          <w:rFonts w:ascii="ＭＳ Ｐゴシック" w:eastAsia="ＭＳ Ｐゴシック" w:hAnsi="ＭＳ Ｐゴシック" w:hint="eastAsia"/>
                          <w:b/>
                          <w:sz w:val="22"/>
                        </w:rPr>
                        <w:t>：従来の通信サービスとSNSの違い</w:t>
                      </w:r>
                      <w:r w:rsidRPr="002011CF">
                        <w:rPr>
                          <w:rFonts w:ascii="ＭＳ Ｐゴシック" w:eastAsia="ＭＳ Ｐゴシック" w:hAnsi="ＭＳ Ｐゴシック" w:hint="eastAsia"/>
                          <w:b/>
                          <w:sz w:val="22"/>
                        </w:rPr>
                        <w:t>＞</w:t>
                      </w:r>
                    </w:p>
                    <w:p w14:paraId="1712411D" w14:textId="77777777" w:rsidR="00D852F3" w:rsidRPr="00BD6CFE" w:rsidRDefault="00D852F3" w:rsidP="00D704D3">
                      <w:pPr>
                        <w:rPr>
                          <w:sz w:val="16"/>
                        </w:rPr>
                      </w:pPr>
                      <w:r w:rsidRPr="00964683">
                        <w:rPr>
                          <w:rFonts w:ascii="游明朝" w:eastAsia="游明朝" w:hAnsi="游明朝" w:cs="Times New Roman"/>
                          <w:noProof/>
                          <w:sz w:val="21"/>
                        </w:rPr>
                        <w:drawing>
                          <wp:inline distT="0" distB="0" distL="0" distR="0" wp14:anchorId="113888A8" wp14:editId="683E3C01">
                            <wp:extent cx="5257800" cy="3350490"/>
                            <wp:effectExtent l="0" t="0" r="0" b="254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149" cy="3351987"/>
                                    </a:xfrm>
                                    <a:prstGeom prst="rect">
                                      <a:avLst/>
                                    </a:prstGeom>
                                    <a:noFill/>
                                    <a:ln>
                                      <a:noFill/>
                                    </a:ln>
                                  </pic:spPr>
                                </pic:pic>
                              </a:graphicData>
                            </a:graphic>
                          </wp:inline>
                        </w:drawing>
                      </w:r>
                    </w:p>
                  </w:txbxContent>
                </v:textbox>
                <w10:wrap type="topAndBottom" anchorx="margin"/>
              </v:shape>
            </w:pict>
          </mc:Fallback>
        </mc:AlternateContent>
      </w:r>
      <w:r w:rsidR="002752A8">
        <w:rPr>
          <w:rFonts w:hint="eastAsia"/>
        </w:rPr>
        <w:t>広告掲載等に役立てている。</w:t>
      </w:r>
    </w:p>
    <w:p w14:paraId="73862DDA" w14:textId="77777777" w:rsidR="00D704D3" w:rsidRPr="00D704D3" w:rsidRDefault="00D704D3" w:rsidP="007368B2">
      <w:pPr>
        <w:widowControl/>
        <w:jc w:val="left"/>
      </w:pPr>
    </w:p>
    <w:p w14:paraId="59417A82" w14:textId="3588497F" w:rsidR="008245C6" w:rsidRDefault="008245C6" w:rsidP="008245C6">
      <w:pPr>
        <w:pStyle w:val="1"/>
        <w:ind w:left="240" w:hanging="240"/>
      </w:pPr>
      <w:r>
        <w:rPr>
          <w:rFonts w:hint="eastAsia"/>
        </w:rPr>
        <w:t xml:space="preserve">　</w:t>
      </w:r>
      <w:bookmarkStart w:id="22" w:name="_Toc77619478"/>
      <w:r w:rsidRPr="008245C6">
        <w:rPr>
          <w:rFonts w:hint="eastAsia"/>
        </w:rPr>
        <w:t>LINE報道で指摘された課題</w:t>
      </w:r>
      <w:bookmarkEnd w:id="22"/>
    </w:p>
    <w:p w14:paraId="1D83A69A" w14:textId="257601D7" w:rsidR="007368B2" w:rsidRPr="00834909" w:rsidRDefault="008245C6" w:rsidP="008245C6">
      <w:pPr>
        <w:pStyle w:val="2"/>
        <w:spacing w:before="360"/>
        <w:ind w:left="240" w:hanging="240"/>
      </w:pPr>
      <w:r>
        <w:rPr>
          <w:rFonts w:hint="eastAsia"/>
        </w:rPr>
        <w:t xml:space="preserve">　</w:t>
      </w:r>
      <w:bookmarkStart w:id="23" w:name="_Toc77619479"/>
      <w:r w:rsidRPr="00834909">
        <w:rPr>
          <w:rFonts w:hint="eastAsia"/>
        </w:rPr>
        <w:t>データの保管場所</w:t>
      </w:r>
      <w:r w:rsidR="006C243B" w:rsidRPr="00834909">
        <w:rPr>
          <w:rFonts w:hint="eastAsia"/>
        </w:rPr>
        <w:t>に係る課題</w:t>
      </w:r>
      <w:bookmarkEnd w:id="23"/>
    </w:p>
    <w:p w14:paraId="5E9B2634" w14:textId="7911D791" w:rsidR="007368B2" w:rsidRDefault="007368B2" w:rsidP="008245C6">
      <w:pPr>
        <w:pStyle w:val="a0"/>
        <w:spacing w:afterLines="50" w:after="180"/>
        <w:ind w:firstLine="240"/>
      </w:pPr>
      <w:r w:rsidRPr="00834909">
        <w:rPr>
          <w:rFonts w:hint="eastAsia"/>
        </w:rPr>
        <w:t>LINE</w:t>
      </w:r>
      <w:r w:rsidR="00834909" w:rsidRPr="00834909">
        <w:rPr>
          <w:rFonts w:hint="eastAsia"/>
        </w:rPr>
        <w:t>サービス</w:t>
      </w:r>
      <w:r w:rsidRPr="00834909">
        <w:rPr>
          <w:rFonts w:hint="eastAsia"/>
        </w:rPr>
        <w:t>に関する報道で主要な論点となっていたのは、データの保管場所とデータアクセスである。</w:t>
      </w:r>
    </w:p>
    <w:p w14:paraId="6B65C14D" w14:textId="1DB66540" w:rsidR="00177B9A" w:rsidRDefault="007368B2" w:rsidP="003B5F94">
      <w:pPr>
        <w:pStyle w:val="a0"/>
        <w:spacing w:afterLines="50" w:after="180"/>
        <w:ind w:firstLine="240"/>
      </w:pPr>
      <w:r>
        <w:rPr>
          <w:rFonts w:hint="eastAsia"/>
        </w:rPr>
        <w:t>LINE</w:t>
      </w:r>
      <w:r w:rsidR="008245C6">
        <w:rPr>
          <w:rFonts w:hint="eastAsia"/>
        </w:rPr>
        <w:t>サービス</w:t>
      </w:r>
      <w:r>
        <w:rPr>
          <w:rFonts w:hint="eastAsia"/>
        </w:rPr>
        <w:t>のトーク機能における通信は</w:t>
      </w:r>
      <w:r w:rsidR="00247D91">
        <w:rPr>
          <w:rFonts w:hint="eastAsia"/>
        </w:rPr>
        <w:t>、</w:t>
      </w:r>
      <w:r>
        <w:rPr>
          <w:rFonts w:hint="eastAsia"/>
        </w:rPr>
        <w:t>原則として暗号化されており、多くの</w:t>
      </w:r>
      <w:r w:rsidR="00247D91">
        <w:rPr>
          <w:rFonts w:hint="eastAsia"/>
        </w:rPr>
        <w:t>データ</w:t>
      </w:r>
      <w:r>
        <w:rPr>
          <w:rFonts w:hint="eastAsia"/>
        </w:rPr>
        <w:t>はアプリ側に保存されている</w:t>
      </w:r>
      <w:r w:rsidR="002752A8">
        <w:rPr>
          <w:rFonts w:hint="eastAsia"/>
        </w:rPr>
        <w:t>ものの</w:t>
      </w:r>
      <w:r>
        <w:rPr>
          <w:rFonts w:hint="eastAsia"/>
        </w:rPr>
        <w:t>、一定期間のデータ</w:t>
      </w:r>
      <w:r w:rsidR="002752A8">
        <w:rPr>
          <w:rFonts w:hint="eastAsia"/>
        </w:rPr>
        <w:t>については</w:t>
      </w:r>
      <w:r>
        <w:rPr>
          <w:rFonts w:hint="eastAsia"/>
        </w:rPr>
        <w:t>キャッシュ</w:t>
      </w:r>
      <w:r w:rsidR="002752A8">
        <w:rPr>
          <w:rFonts w:hint="eastAsia"/>
        </w:rPr>
        <w:t>として</w:t>
      </w:r>
      <w:r w:rsidR="009C514F">
        <w:rPr>
          <w:rFonts w:hint="eastAsia"/>
        </w:rPr>
        <w:t>サーバ</w:t>
      </w:r>
      <w:r>
        <w:rPr>
          <w:rFonts w:hint="eastAsia"/>
        </w:rPr>
        <w:t>側に保管されている。</w:t>
      </w:r>
      <w:r w:rsidR="00177B9A">
        <w:rPr>
          <w:rFonts w:hint="eastAsia"/>
        </w:rPr>
        <w:t>これらのデータの保管について、以下の点で議論となっている。</w:t>
      </w:r>
    </w:p>
    <w:p w14:paraId="707929BA" w14:textId="227EE684" w:rsidR="005B3C4C" w:rsidRDefault="005B3C4C" w:rsidP="00786387">
      <w:pPr>
        <w:pStyle w:val="a0"/>
        <w:numPr>
          <w:ilvl w:val="0"/>
          <w:numId w:val="14"/>
        </w:numPr>
        <w:spacing w:afterLines="50" w:after="180"/>
        <w:ind w:firstLineChars="0"/>
      </w:pPr>
      <w:r>
        <w:rPr>
          <w:rFonts w:hint="eastAsia"/>
        </w:rPr>
        <w:lastRenderedPageBreak/>
        <w:t>説明が</w:t>
      </w:r>
      <w:r w:rsidR="003B5F94">
        <w:rPr>
          <w:rFonts w:hint="eastAsia"/>
        </w:rPr>
        <w:t>不十分である。</w:t>
      </w:r>
    </w:p>
    <w:p w14:paraId="7342A84C" w14:textId="43B9F493" w:rsidR="005B3C4C" w:rsidRDefault="005B3C4C" w:rsidP="00CF00B7">
      <w:pPr>
        <w:pStyle w:val="a0"/>
        <w:spacing w:afterLines="50" w:after="180"/>
        <w:ind w:firstLine="240"/>
      </w:pPr>
      <w:r>
        <w:rPr>
          <w:rFonts w:hint="eastAsia"/>
        </w:rPr>
        <w:t>個人情報保護法において、第三者へ個人データを提供する場合には、本人の権利利益保護の観点から、提供することを</w:t>
      </w:r>
      <w:r w:rsidR="006D6C59">
        <w:rPr>
          <w:rFonts w:hint="eastAsia"/>
        </w:rPr>
        <w:t>明示</w:t>
      </w:r>
      <w:r>
        <w:rPr>
          <w:rFonts w:hint="eastAsia"/>
        </w:rPr>
        <w:t>しなければならないとされている</w:t>
      </w:r>
      <w:r w:rsidRPr="00DC68DB">
        <w:rPr>
          <w:rStyle w:val="afffe"/>
        </w:rPr>
        <w:footnoteReference w:id="14"/>
      </w:r>
      <w:r w:rsidR="006D6C59">
        <w:rPr>
          <w:rFonts w:hint="eastAsia"/>
        </w:rPr>
        <w:t>が十分ではなかった</w:t>
      </w:r>
      <w:r w:rsidR="00F4355D">
        <w:rPr>
          <w:rFonts w:hint="eastAsia"/>
        </w:rPr>
        <w:t>。また、</w:t>
      </w:r>
      <w:r>
        <w:rPr>
          <w:rFonts w:hint="eastAsia"/>
        </w:rPr>
        <w:t>データが海外にあることについての説明</w:t>
      </w:r>
      <w:r w:rsidR="006D6C59">
        <w:rPr>
          <w:rFonts w:hint="eastAsia"/>
        </w:rPr>
        <w:t>も十分とは言えなかった（</w:t>
      </w:r>
      <w:r w:rsidR="002C00AC">
        <w:rPr>
          <w:rFonts w:hint="eastAsia"/>
        </w:rPr>
        <w:t>海外にあること</w:t>
      </w:r>
      <w:r w:rsidR="006D6C59">
        <w:rPr>
          <w:rFonts w:hint="eastAsia"/>
        </w:rPr>
        <w:t>は、</w:t>
      </w:r>
      <w:r w:rsidR="002C00AC">
        <w:rPr>
          <w:rFonts w:hint="eastAsia"/>
        </w:rPr>
        <w:t>プライバシーポリシーに記載していたものの、その国名を明記していなかった</w:t>
      </w:r>
      <w:r w:rsidR="006D6C59">
        <w:rPr>
          <w:rFonts w:hint="eastAsia"/>
        </w:rPr>
        <w:t>）</w:t>
      </w:r>
      <w:r w:rsidR="002C00AC">
        <w:rPr>
          <w:rFonts w:hint="eastAsia"/>
        </w:rPr>
        <w:t>。</w:t>
      </w:r>
    </w:p>
    <w:p w14:paraId="5450415A" w14:textId="4FE87428" w:rsidR="00177B9A" w:rsidRDefault="00177B9A" w:rsidP="00CF00B7">
      <w:pPr>
        <w:pStyle w:val="a0"/>
        <w:numPr>
          <w:ilvl w:val="0"/>
          <w:numId w:val="14"/>
        </w:numPr>
        <w:spacing w:afterLines="50" w:after="180"/>
        <w:ind w:firstLineChars="0"/>
      </w:pPr>
      <w:r>
        <w:rPr>
          <w:rFonts w:hint="eastAsia"/>
        </w:rPr>
        <w:t>説明と実態</w:t>
      </w:r>
      <w:r w:rsidR="00FA1372">
        <w:rPr>
          <w:rFonts w:hint="eastAsia"/>
        </w:rPr>
        <w:t>の</w:t>
      </w:r>
      <w:r>
        <w:rPr>
          <w:rFonts w:hint="eastAsia"/>
        </w:rPr>
        <w:t>乖離</w:t>
      </w:r>
    </w:p>
    <w:p w14:paraId="4F13484E" w14:textId="00D6D2A5" w:rsidR="006D6C59" w:rsidRDefault="00177B9A" w:rsidP="00CF00B7">
      <w:pPr>
        <w:pStyle w:val="a0"/>
        <w:spacing w:afterLines="50" w:after="180"/>
        <w:ind w:firstLine="240"/>
      </w:pPr>
      <w:r>
        <w:t>LINE</w:t>
      </w:r>
      <w:r>
        <w:rPr>
          <w:rFonts w:hint="eastAsia"/>
        </w:rPr>
        <w:t>社は、「主要なサーバは国内にある」と</w:t>
      </w:r>
      <w:r w:rsidR="00FA1372">
        <w:rPr>
          <w:rFonts w:hint="eastAsia"/>
        </w:rPr>
        <w:t>行政機関に</w:t>
      </w:r>
      <w:r>
        <w:rPr>
          <w:rFonts w:hint="eastAsia"/>
        </w:rPr>
        <w:t>説明していた</w:t>
      </w:r>
      <w:r w:rsidR="00247D91">
        <w:rPr>
          <w:rFonts w:hint="eastAsia"/>
        </w:rPr>
        <w:t>が</w:t>
      </w:r>
      <w:r>
        <w:rPr>
          <w:rFonts w:hint="eastAsia"/>
        </w:rPr>
        <w:t>、</w:t>
      </w:r>
      <w:r w:rsidR="00FA1372">
        <w:rPr>
          <w:rFonts w:hint="eastAsia"/>
        </w:rPr>
        <w:t>実際にはトーク内の画像、動画、ファイルが</w:t>
      </w:r>
      <w:r w:rsidR="006D6C59">
        <w:rPr>
          <w:rFonts w:hint="eastAsia"/>
        </w:rPr>
        <w:t>海外（</w:t>
      </w:r>
      <w:r w:rsidR="00FA1372">
        <w:rPr>
          <w:rFonts w:hint="eastAsia"/>
        </w:rPr>
        <w:t>韓国</w:t>
      </w:r>
      <w:r w:rsidR="006D6C59">
        <w:rPr>
          <w:rFonts w:hint="eastAsia"/>
        </w:rPr>
        <w:t>）で</w:t>
      </w:r>
      <w:r w:rsidR="00FA1372">
        <w:rPr>
          <w:rFonts w:hint="eastAsia"/>
        </w:rPr>
        <w:t>保存されていた。</w:t>
      </w:r>
      <w:r w:rsidR="0020031F">
        <w:rPr>
          <w:rFonts w:hint="eastAsia"/>
        </w:rPr>
        <w:t>利用規約</w:t>
      </w:r>
      <w:r w:rsidR="00FA1372">
        <w:rPr>
          <w:rFonts w:hint="eastAsia"/>
        </w:rPr>
        <w:t>や説明と実態が乖離することで、データの保管管理の責任や我が国の法が及ばない不正が行われるのではないかとの懸念があるところである。</w:t>
      </w:r>
      <w:r w:rsidR="008245C6">
        <w:rPr>
          <w:rFonts w:hint="eastAsia"/>
        </w:rPr>
        <w:t xml:space="preserve">　</w:t>
      </w:r>
    </w:p>
    <w:p w14:paraId="3014AEF6" w14:textId="1261DACB" w:rsidR="008245C6" w:rsidRPr="003B5F94" w:rsidRDefault="008245C6" w:rsidP="002752A8">
      <w:pPr>
        <w:pStyle w:val="2"/>
        <w:spacing w:before="360"/>
        <w:ind w:left="240" w:hanging="240"/>
      </w:pPr>
      <w:bookmarkStart w:id="24" w:name="_Toc77619480"/>
      <w:r w:rsidRPr="003B5F94">
        <w:rPr>
          <w:rFonts w:hint="eastAsia"/>
        </w:rPr>
        <w:t>データへのアクセス</w:t>
      </w:r>
      <w:r w:rsidR="006C243B" w:rsidRPr="003B5F94">
        <w:rPr>
          <w:rFonts w:hint="eastAsia"/>
        </w:rPr>
        <w:t>に係る課題</w:t>
      </w:r>
      <w:bookmarkEnd w:id="24"/>
    </w:p>
    <w:p w14:paraId="1BEB136E" w14:textId="0AB1E494" w:rsidR="006D6C59" w:rsidRDefault="007368B2" w:rsidP="00185598">
      <w:pPr>
        <w:pStyle w:val="a0"/>
        <w:spacing w:afterLines="50" w:after="180"/>
        <w:ind w:firstLine="240"/>
      </w:pPr>
      <w:r>
        <w:rPr>
          <w:rFonts w:hint="eastAsia"/>
        </w:rPr>
        <w:t>LINE</w:t>
      </w:r>
      <w:r w:rsidR="00075923">
        <w:rPr>
          <w:rFonts w:hint="eastAsia"/>
        </w:rPr>
        <w:t>サービス</w:t>
      </w:r>
      <w:r>
        <w:rPr>
          <w:rFonts w:hint="eastAsia"/>
        </w:rPr>
        <w:t>のデータに海外、特に中国からアクセスできる状態にあったと</w:t>
      </w:r>
      <w:r w:rsidR="00075923">
        <w:rPr>
          <w:rFonts w:hint="eastAsia"/>
        </w:rPr>
        <w:t>報道され</w:t>
      </w:r>
      <w:r w:rsidR="00247D91">
        <w:rPr>
          <w:rFonts w:hint="eastAsia"/>
        </w:rPr>
        <w:t>た</w:t>
      </w:r>
      <w:r w:rsidR="00075923">
        <w:rPr>
          <w:rFonts w:hint="eastAsia"/>
        </w:rPr>
        <w:t>が</w:t>
      </w:r>
      <w:r>
        <w:rPr>
          <w:rFonts w:hint="eastAsia"/>
        </w:rPr>
        <w:t>、その</w:t>
      </w:r>
      <w:r w:rsidR="00075923">
        <w:rPr>
          <w:rFonts w:hint="eastAsia"/>
        </w:rPr>
        <w:t>詳細</w:t>
      </w:r>
      <w:r>
        <w:rPr>
          <w:rFonts w:hint="eastAsia"/>
        </w:rPr>
        <w:t>についてはあまり</w:t>
      </w:r>
      <w:r w:rsidR="006D6C59">
        <w:rPr>
          <w:rFonts w:hint="eastAsia"/>
        </w:rPr>
        <w:t>報じら</w:t>
      </w:r>
      <w:r>
        <w:rPr>
          <w:rFonts w:hint="eastAsia"/>
        </w:rPr>
        <w:t>れていない。まず、LINE</w:t>
      </w:r>
      <w:r w:rsidR="00075923">
        <w:rPr>
          <w:rFonts w:hint="eastAsia"/>
        </w:rPr>
        <w:t>サービス</w:t>
      </w:r>
      <w:r>
        <w:rPr>
          <w:rFonts w:hint="eastAsia"/>
        </w:rPr>
        <w:t>のトークデータ</w:t>
      </w:r>
      <w:r w:rsidR="003B5F94">
        <w:rPr>
          <w:rFonts w:hint="eastAsia"/>
        </w:rPr>
        <w:t>のうち、</w:t>
      </w:r>
      <w:r w:rsidR="006C243B">
        <w:rPr>
          <w:rFonts w:hint="eastAsia"/>
        </w:rPr>
        <w:t>「通報」機能によって通知されたトークはLINE社によるモニタリングの対象となる</w:t>
      </w:r>
      <w:r w:rsidR="006D6C59">
        <w:rPr>
          <w:rFonts w:hint="eastAsia"/>
        </w:rPr>
        <w:t>。</w:t>
      </w:r>
      <w:r w:rsidR="00D81FFA">
        <w:rPr>
          <w:rFonts w:hint="eastAsia"/>
        </w:rPr>
        <w:t>通報機能に</w:t>
      </w:r>
      <w:r w:rsidR="000B157D">
        <w:rPr>
          <w:rFonts w:hint="eastAsia"/>
        </w:rPr>
        <w:t>よ</w:t>
      </w:r>
      <w:r w:rsidR="00D81FFA">
        <w:rPr>
          <w:rFonts w:hint="eastAsia"/>
        </w:rPr>
        <w:t>るモニタリングに</w:t>
      </w:r>
      <w:r w:rsidR="006D6C59">
        <w:rPr>
          <w:rFonts w:hint="eastAsia"/>
        </w:rPr>
        <w:t>際し、</w:t>
      </w:r>
      <w:r w:rsidR="00D81FFA">
        <w:rPr>
          <w:rFonts w:hint="eastAsia"/>
        </w:rPr>
        <w:t>海外子会社</w:t>
      </w:r>
      <w:r w:rsidR="000B157D">
        <w:rPr>
          <w:rFonts w:hint="eastAsia"/>
        </w:rPr>
        <w:t>から当該</w:t>
      </w:r>
      <w:r w:rsidR="00D81FFA">
        <w:rPr>
          <w:rFonts w:hint="eastAsia"/>
        </w:rPr>
        <w:t>データ</w:t>
      </w:r>
      <w:r w:rsidR="000B157D">
        <w:rPr>
          <w:rFonts w:hint="eastAsia"/>
        </w:rPr>
        <w:t>に</w:t>
      </w:r>
      <w:r w:rsidR="00D81FFA">
        <w:rPr>
          <w:rFonts w:hint="eastAsia"/>
        </w:rPr>
        <w:t>アクセスし、解析</w:t>
      </w:r>
      <w:r w:rsidR="006D6C59">
        <w:rPr>
          <w:rFonts w:hint="eastAsia"/>
        </w:rPr>
        <w:t>していた</w:t>
      </w:r>
      <w:r w:rsidR="00D81FFA">
        <w:rPr>
          <w:rFonts w:hint="eastAsia"/>
        </w:rPr>
        <w:t>ことが問題視された。</w:t>
      </w:r>
    </w:p>
    <w:p w14:paraId="146AEE6A" w14:textId="77777777" w:rsidR="008245C6" w:rsidRDefault="008245C6" w:rsidP="008245C6">
      <w:pPr>
        <w:pStyle w:val="a0"/>
        <w:spacing w:afterLines="50" w:after="180"/>
        <w:ind w:firstLine="240"/>
      </w:pPr>
    </w:p>
    <w:p w14:paraId="6C656874" w14:textId="659AA98D" w:rsidR="008245C6" w:rsidRDefault="008245C6" w:rsidP="008245C6">
      <w:pPr>
        <w:pStyle w:val="1"/>
        <w:ind w:left="240" w:hanging="240"/>
      </w:pPr>
      <w:r>
        <w:rPr>
          <w:rFonts w:hint="eastAsia"/>
        </w:rPr>
        <w:t xml:space="preserve">　</w:t>
      </w:r>
      <w:bookmarkStart w:id="25" w:name="_Toc77619481"/>
      <w:r w:rsidRPr="008245C6">
        <w:rPr>
          <w:rFonts w:hint="eastAsia"/>
        </w:rPr>
        <w:t>秘匿すべき情報</w:t>
      </w:r>
      <w:bookmarkEnd w:id="25"/>
    </w:p>
    <w:p w14:paraId="2401958C" w14:textId="44F55FE0" w:rsidR="0068476E" w:rsidRDefault="008245C6" w:rsidP="0068476E">
      <w:pPr>
        <w:pStyle w:val="2"/>
        <w:spacing w:before="360"/>
        <w:ind w:left="240" w:hanging="240"/>
      </w:pPr>
      <w:r>
        <w:rPr>
          <w:rFonts w:hint="eastAsia"/>
        </w:rPr>
        <w:t xml:space="preserve">　</w:t>
      </w:r>
      <w:r w:rsidR="0068476E">
        <w:rPr>
          <w:rFonts w:hint="eastAsia"/>
        </w:rPr>
        <w:t xml:space="preserve">　</w:t>
      </w:r>
      <w:bookmarkStart w:id="26" w:name="_Toc77619482"/>
      <w:r w:rsidR="0068476E">
        <w:rPr>
          <w:rFonts w:hint="eastAsia"/>
        </w:rPr>
        <w:t>秘匿すべき情報とは</w:t>
      </w:r>
      <w:bookmarkEnd w:id="26"/>
    </w:p>
    <w:p w14:paraId="719AD29C" w14:textId="77645640" w:rsidR="0068476E" w:rsidRPr="003B5F94" w:rsidRDefault="00263D88" w:rsidP="0068476E">
      <w:pPr>
        <w:pStyle w:val="a0"/>
        <w:spacing w:afterLines="50" w:after="180"/>
        <w:ind w:firstLine="240"/>
      </w:pPr>
      <w:r w:rsidRPr="003B5F94">
        <w:rPr>
          <w:rFonts w:hint="eastAsia"/>
        </w:rPr>
        <w:t>自治体が保持する情報には、機密性を有する情報や住民等の個人情報がある</w:t>
      </w:r>
      <w:r w:rsidR="0068476E" w:rsidRPr="003B5F94">
        <w:rPr>
          <w:rFonts w:hint="eastAsia"/>
        </w:rPr>
        <w:t>。</w:t>
      </w:r>
      <w:r w:rsidR="00E711E5">
        <w:rPr>
          <w:rFonts w:hint="eastAsia"/>
        </w:rPr>
        <w:t>機密性</w:t>
      </w:r>
      <w:r w:rsidR="003B6DD0">
        <w:rPr>
          <w:rFonts w:hint="eastAsia"/>
        </w:rPr>
        <w:t>を有する情報</w:t>
      </w:r>
      <w:r w:rsidR="004E1DCA" w:rsidRPr="003B5F94">
        <w:rPr>
          <w:rFonts w:hint="eastAsia"/>
        </w:rPr>
        <w:t>には、</w:t>
      </w:r>
      <w:r w:rsidR="00B93761" w:rsidRPr="003B5F94">
        <w:rPr>
          <w:rFonts w:hint="eastAsia"/>
        </w:rPr>
        <w:t>行政事務で取り扱う情報のうち、秘密文書に相当する機密性を要する情報（機密性３）や、漏洩により国民の権利が侵害され</w:t>
      </w:r>
      <w:r w:rsidR="006D6C59">
        <w:rPr>
          <w:rFonts w:hint="eastAsia"/>
        </w:rPr>
        <w:t>る、</w:t>
      </w:r>
      <w:r w:rsidR="00B93761" w:rsidRPr="003B5F94">
        <w:rPr>
          <w:rFonts w:hint="eastAsia"/>
        </w:rPr>
        <w:t>又は行政事務の遂行に支障を及ぼす恐れがある情報（機密性２）が含まれており、それぞれ格付されたうえで分類基準に相応の保管をされている</w:t>
      </w:r>
      <w:r w:rsidR="00720223" w:rsidRPr="003B5F94">
        <w:rPr>
          <w:rStyle w:val="afffe"/>
        </w:rPr>
        <w:footnoteReference w:id="15"/>
      </w:r>
      <w:r w:rsidR="00B93761" w:rsidRPr="003B5F94">
        <w:rPr>
          <w:rFonts w:hint="eastAsia"/>
        </w:rPr>
        <w:t>。</w:t>
      </w:r>
      <w:r w:rsidR="007E32B4" w:rsidRPr="003B5F94">
        <w:rPr>
          <w:rFonts w:hint="eastAsia"/>
        </w:rPr>
        <w:t>入札情報等いくつかの情報ついては、漏洩に対して刑事罰が課せられる。</w:t>
      </w:r>
    </w:p>
    <w:p w14:paraId="74D1B5D9" w14:textId="64D54648" w:rsidR="007E32B4" w:rsidRPr="003B5F94" w:rsidRDefault="007E32B4" w:rsidP="0068476E">
      <w:pPr>
        <w:pStyle w:val="a0"/>
        <w:spacing w:afterLines="50" w:after="180"/>
        <w:ind w:firstLine="240"/>
      </w:pPr>
      <w:r w:rsidRPr="003B5F94">
        <w:rPr>
          <w:rFonts w:hint="eastAsia"/>
        </w:rPr>
        <w:t>個人情報は、個人を特定する識別符号が付いた情報を指すが、識別符号の種類（マイナンバー、</w:t>
      </w:r>
      <w:r w:rsidR="00C757CF" w:rsidRPr="003B5F94">
        <w:rPr>
          <w:rFonts w:hint="eastAsia"/>
        </w:rPr>
        <w:t>運転免許証番号、指紋認証データ等</w:t>
      </w:r>
      <w:r w:rsidRPr="003B5F94">
        <w:rPr>
          <w:rFonts w:hint="eastAsia"/>
        </w:rPr>
        <w:t>）</w:t>
      </w:r>
      <w:r w:rsidR="00C757CF" w:rsidRPr="003B5F94">
        <w:rPr>
          <w:rFonts w:hint="eastAsia"/>
        </w:rPr>
        <w:t>と</w:t>
      </w:r>
      <w:r w:rsidRPr="003B5F94">
        <w:rPr>
          <w:rFonts w:hint="eastAsia"/>
        </w:rPr>
        <w:t>情報の性質（</w:t>
      </w:r>
      <w:r w:rsidR="00C757CF" w:rsidRPr="003B5F94">
        <w:rPr>
          <w:rFonts w:hint="eastAsia"/>
        </w:rPr>
        <w:t>人種、</w:t>
      </w:r>
      <w:r w:rsidR="00C757CF" w:rsidRPr="003B5F94">
        <w:rPr>
          <w:rFonts w:hint="eastAsia"/>
        </w:rPr>
        <w:lastRenderedPageBreak/>
        <w:t>病歴、前科、DV被害者等</w:t>
      </w:r>
      <w:r w:rsidRPr="003B5F94">
        <w:rPr>
          <w:rFonts w:hint="eastAsia"/>
        </w:rPr>
        <w:t>）</w:t>
      </w:r>
      <w:r w:rsidR="00C757CF" w:rsidRPr="003B5F94">
        <w:rPr>
          <w:rFonts w:hint="eastAsia"/>
        </w:rPr>
        <w:t>の組み合わせにより、保護に関わる法令が異なる。例えば、全般には個人情報保護法が適用されるが、識別符号がマイナンバーになると、情報種別が特定個人情報となりマイナンバー法が適用されるため、情</w:t>
      </w:r>
      <w:r w:rsidR="00794037" w:rsidRPr="003B5F94">
        <w:rPr>
          <w:rFonts w:hAnsi="Century" w:cs="Times New Roman"/>
          <w:noProof/>
        </w:rPr>
        <mc:AlternateContent>
          <mc:Choice Requires="wps">
            <w:drawing>
              <wp:anchor distT="45720" distB="45720" distL="114300" distR="114300" simplePos="0" relativeHeight="251673600" behindDoc="0" locked="0" layoutInCell="1" allowOverlap="1" wp14:anchorId="73960780" wp14:editId="52B5A0AC">
                <wp:simplePos x="0" y="0"/>
                <wp:positionH relativeFrom="margin">
                  <wp:posOffset>-112395</wp:posOffset>
                </wp:positionH>
                <wp:positionV relativeFrom="paragraph">
                  <wp:posOffset>995045</wp:posOffset>
                </wp:positionV>
                <wp:extent cx="5753100" cy="2156460"/>
                <wp:effectExtent l="0" t="0" r="0" b="0"/>
                <wp:wrapTopAndBottom/>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56460"/>
                        </a:xfrm>
                        <a:prstGeom prst="rect">
                          <a:avLst/>
                        </a:prstGeom>
                        <a:solidFill>
                          <a:srgbClr val="FFFFFF"/>
                        </a:solidFill>
                        <a:ln w="9525">
                          <a:noFill/>
                          <a:miter lim="800000"/>
                          <a:headEnd/>
                          <a:tailEnd/>
                        </a:ln>
                      </wps:spPr>
                      <wps:txbx>
                        <w:txbxContent>
                          <w:p w14:paraId="5187361C" w14:textId="797438B9" w:rsidR="00D852F3" w:rsidRPr="002011CF" w:rsidRDefault="00D852F3" w:rsidP="00720223">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w:t>
                            </w:r>
                            <w:r w:rsidR="00697DF3">
                              <w:rPr>
                                <w:rFonts w:ascii="ＭＳ Ｐゴシック" w:eastAsia="ＭＳ Ｐゴシック" w:hAnsi="ＭＳ Ｐゴシック" w:hint="eastAsia"/>
                                <w:b/>
                                <w:sz w:val="22"/>
                              </w:rPr>
                              <w:t>１０</w:t>
                            </w:r>
                            <w:r>
                              <w:rPr>
                                <w:rFonts w:ascii="ＭＳ Ｐゴシック" w:eastAsia="ＭＳ Ｐゴシック" w:hAnsi="ＭＳ Ｐゴシック" w:hint="eastAsia"/>
                                <w:b/>
                                <w:sz w:val="22"/>
                              </w:rPr>
                              <w:t>：</w:t>
                            </w:r>
                            <w:r w:rsidRPr="00720223">
                              <w:rPr>
                                <w:rFonts w:ascii="ＭＳ Ｐゴシック" w:eastAsia="ＭＳ Ｐゴシック" w:hAnsi="ＭＳ Ｐゴシック" w:hint="eastAsia"/>
                                <w:b/>
                                <w:sz w:val="22"/>
                              </w:rPr>
                              <w:t>政府機関統一基準における格付けの分類基準（機密性）</w:t>
                            </w:r>
                            <w:r w:rsidRPr="002011CF">
                              <w:rPr>
                                <w:rFonts w:ascii="ＭＳ Ｐゴシック" w:eastAsia="ＭＳ Ｐゴシック" w:hAnsi="ＭＳ Ｐゴシック" w:hint="eastAsia"/>
                                <w:b/>
                                <w:sz w:val="22"/>
                              </w:rPr>
                              <w:t>＞</w:t>
                            </w:r>
                          </w:p>
                          <w:p w14:paraId="4B33B70C" w14:textId="7F2114C7" w:rsidR="00D852F3" w:rsidRDefault="00D852F3" w:rsidP="00720223">
                            <w:r w:rsidRPr="00720223">
                              <w:rPr>
                                <w:noProof/>
                              </w:rPr>
                              <w:drawing>
                                <wp:inline distT="0" distB="0" distL="0" distR="0" wp14:anchorId="33270F27" wp14:editId="0E64A36D">
                                  <wp:extent cx="5561330" cy="1395730"/>
                                  <wp:effectExtent l="0" t="0" r="1270"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61330" cy="1395730"/>
                                          </a:xfrm>
                                          <a:prstGeom prst="rect">
                                            <a:avLst/>
                                          </a:prstGeom>
                                        </pic:spPr>
                                      </pic:pic>
                                    </a:graphicData>
                                  </a:graphic>
                                </wp:inline>
                              </w:drawing>
                            </w:r>
                          </w:p>
                          <w:p w14:paraId="1A023043" w14:textId="55F34A44" w:rsidR="00D852F3" w:rsidRPr="003D330D" w:rsidRDefault="00D852F3" w:rsidP="003D330D">
                            <w:pPr>
                              <w:jc w:val="right"/>
                              <w:rPr>
                                <w:sz w:val="16"/>
                              </w:rPr>
                            </w:pPr>
                            <w:r>
                              <w:rPr>
                                <w:rFonts w:hint="eastAsia"/>
                                <w:sz w:val="16"/>
                              </w:rPr>
                              <w:t>内閣官房情報</w:t>
                            </w:r>
                            <w:r w:rsidRPr="003D330D">
                              <w:rPr>
                                <w:rFonts w:hint="eastAsia"/>
                                <w:sz w:val="16"/>
                              </w:rPr>
                              <w:t>「政府機関における情報セキュリティ対策の現状について」（2008年）</w:t>
                            </w:r>
                            <w:r>
                              <w:rPr>
                                <w:rFonts w:hint="eastAsia"/>
                                <w:sz w:val="16"/>
                              </w:rPr>
                              <w:t>より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960780" id="_x0000_t202" coordsize="21600,21600" o:spt="202" path="m,l,21600r21600,l21600,xe">
                <v:stroke joinstyle="miter"/>
                <v:path gradientshapeok="t" o:connecttype="rect"/>
              </v:shapetype>
              <v:shape id="_x0000_s1035" type="#_x0000_t202" style="position:absolute;left:0;text-align:left;margin-left:-8.85pt;margin-top:78.35pt;width:453pt;height:169.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" stroked="f">
                <v:textbox>
                  <w:txbxContent>
                    <w:p w14:paraId="5187361C" w14:textId="797438B9" w:rsidR="00D852F3" w:rsidRPr="002011CF" w:rsidRDefault="00D852F3" w:rsidP="00720223">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w:t>
                      </w:r>
                      <w:r w:rsidR="00697DF3">
                        <w:rPr>
                          <w:rFonts w:ascii="ＭＳ Ｐゴシック" w:eastAsia="ＭＳ Ｐゴシック" w:hAnsi="ＭＳ Ｐゴシック" w:hint="eastAsia"/>
                          <w:b/>
                          <w:sz w:val="22"/>
                        </w:rPr>
                        <w:t>１０</w:t>
                      </w:r>
                      <w:r>
                        <w:rPr>
                          <w:rFonts w:ascii="ＭＳ Ｐゴシック" w:eastAsia="ＭＳ Ｐゴシック" w:hAnsi="ＭＳ Ｐゴシック" w:hint="eastAsia"/>
                          <w:b/>
                          <w:sz w:val="22"/>
                        </w:rPr>
                        <w:t>：</w:t>
                      </w:r>
                      <w:r w:rsidRPr="00720223">
                        <w:rPr>
                          <w:rFonts w:ascii="ＭＳ Ｐゴシック" w:eastAsia="ＭＳ Ｐゴシック" w:hAnsi="ＭＳ Ｐゴシック" w:hint="eastAsia"/>
                          <w:b/>
                          <w:sz w:val="22"/>
                        </w:rPr>
                        <w:t>政府機関統一基準における格付けの分類基準（機密性）</w:t>
                      </w:r>
                      <w:r w:rsidRPr="002011CF">
                        <w:rPr>
                          <w:rFonts w:ascii="ＭＳ Ｐゴシック" w:eastAsia="ＭＳ Ｐゴシック" w:hAnsi="ＭＳ Ｐゴシック" w:hint="eastAsia"/>
                          <w:b/>
                          <w:sz w:val="22"/>
                        </w:rPr>
                        <w:t>＞</w:t>
                      </w:r>
                    </w:p>
                    <w:p w14:paraId="4B33B70C" w14:textId="7F2114C7" w:rsidR="00D852F3" w:rsidRDefault="00D852F3" w:rsidP="00720223">
                      <w:r w:rsidRPr="00720223">
                        <w:rPr>
                          <w:noProof/>
                        </w:rPr>
                        <w:drawing>
                          <wp:inline distT="0" distB="0" distL="0" distR="0" wp14:anchorId="33270F27" wp14:editId="0E64A36D">
                            <wp:extent cx="5561330" cy="1395730"/>
                            <wp:effectExtent l="0" t="0" r="1270"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61330" cy="1395730"/>
                                    </a:xfrm>
                                    <a:prstGeom prst="rect">
                                      <a:avLst/>
                                    </a:prstGeom>
                                  </pic:spPr>
                                </pic:pic>
                              </a:graphicData>
                            </a:graphic>
                          </wp:inline>
                        </w:drawing>
                      </w:r>
                    </w:p>
                    <w:p w14:paraId="1A023043" w14:textId="55F34A44" w:rsidR="00D852F3" w:rsidRPr="003D330D" w:rsidRDefault="00D852F3" w:rsidP="003D330D">
                      <w:pPr>
                        <w:jc w:val="right"/>
                        <w:rPr>
                          <w:sz w:val="16"/>
                        </w:rPr>
                      </w:pPr>
                      <w:r>
                        <w:rPr>
                          <w:rFonts w:hint="eastAsia"/>
                          <w:sz w:val="16"/>
                        </w:rPr>
                        <w:t>内閣官房情報</w:t>
                      </w:r>
                      <w:r w:rsidRPr="003D330D">
                        <w:rPr>
                          <w:rFonts w:hint="eastAsia"/>
                          <w:sz w:val="16"/>
                        </w:rPr>
                        <w:t>「政府機関における情報セキュリティ対策の現状について」（2008年）</w:t>
                      </w:r>
                      <w:r>
                        <w:rPr>
                          <w:rFonts w:hint="eastAsia"/>
                          <w:sz w:val="16"/>
                        </w:rPr>
                        <w:t>より</w:t>
                      </w:r>
                    </w:p>
                  </w:txbxContent>
                </v:textbox>
                <w10:wrap type="topAndBottom" anchorx="margin"/>
              </v:shape>
            </w:pict>
          </mc:Fallback>
        </mc:AlternateContent>
      </w:r>
      <w:r w:rsidR="00C757CF" w:rsidRPr="003B5F94">
        <w:rPr>
          <w:rFonts w:hint="eastAsia"/>
        </w:rPr>
        <w:t>報の管理方法や漏洩の場合の罰則が異なる。</w:t>
      </w:r>
    </w:p>
    <w:p w14:paraId="364948FF" w14:textId="66708EF7" w:rsidR="007D226D" w:rsidRDefault="007D226D" w:rsidP="007368B2">
      <w:pPr>
        <w:widowControl/>
        <w:jc w:val="left"/>
      </w:pPr>
    </w:p>
    <w:p w14:paraId="659EC84C" w14:textId="4058C1C7" w:rsidR="00964683" w:rsidRDefault="00964683" w:rsidP="00964683">
      <w:pPr>
        <w:pStyle w:val="1"/>
        <w:ind w:left="240" w:hanging="240"/>
      </w:pPr>
      <w:r>
        <w:rPr>
          <w:rFonts w:hint="eastAsia"/>
        </w:rPr>
        <w:t xml:space="preserve">　</w:t>
      </w:r>
      <w:bookmarkStart w:id="27" w:name="_Toc77619483"/>
      <w:r w:rsidRPr="00964683">
        <w:rPr>
          <w:rFonts w:hint="eastAsia"/>
        </w:rPr>
        <w:t>SNS事業者の対策可能性と課題</w:t>
      </w:r>
      <w:bookmarkEnd w:id="27"/>
    </w:p>
    <w:p w14:paraId="09409C92" w14:textId="748F61C2" w:rsidR="0066566C" w:rsidRDefault="0087280D" w:rsidP="00317904">
      <w:pPr>
        <w:pStyle w:val="2"/>
        <w:spacing w:before="360"/>
        <w:ind w:left="240" w:hanging="240"/>
      </w:pPr>
      <w:r>
        <w:rPr>
          <w:rFonts w:hint="eastAsia"/>
        </w:rPr>
        <w:t xml:space="preserve">　</w:t>
      </w:r>
      <w:bookmarkStart w:id="28" w:name="_Toc77619484"/>
      <w:r w:rsidR="00317904">
        <w:rPr>
          <w:rFonts w:hint="eastAsia"/>
        </w:rPr>
        <w:t>通信の秘密</w:t>
      </w:r>
      <w:bookmarkEnd w:id="28"/>
    </w:p>
    <w:p w14:paraId="075B11C8" w14:textId="440D1556" w:rsidR="00317904" w:rsidRDefault="00317904" w:rsidP="00630734">
      <w:pPr>
        <w:pStyle w:val="a0"/>
        <w:spacing w:afterLines="50" w:after="180"/>
        <w:ind w:firstLine="240"/>
      </w:pPr>
      <w:r>
        <w:rPr>
          <w:rFonts w:hint="eastAsia"/>
        </w:rPr>
        <w:t>技術的な側面では、</w:t>
      </w:r>
      <w:r w:rsidR="00185598">
        <w:rPr>
          <w:rFonts w:hint="eastAsia"/>
        </w:rPr>
        <w:t>端末</w:t>
      </w:r>
      <w:r w:rsidR="0066566C">
        <w:rPr>
          <w:rFonts w:hint="eastAsia"/>
        </w:rPr>
        <w:t>者間での通信は暗号化を行うことで通信の秘密は確保される。</w:t>
      </w:r>
      <w:r>
        <w:rPr>
          <w:rFonts w:hint="eastAsia"/>
        </w:rPr>
        <w:t>また、</w:t>
      </w:r>
      <w:r w:rsidR="00C85029">
        <w:rPr>
          <w:rFonts w:hint="eastAsia"/>
        </w:rPr>
        <w:t>サーバ</w:t>
      </w:r>
      <w:r w:rsidR="0066566C">
        <w:rPr>
          <w:rFonts w:hint="eastAsia"/>
        </w:rPr>
        <w:t>内のみで暗号化していては、回線上での秘密は確保されないことから、端末にインストールされたアプリによって暗号化・復号化を行うことが必要</w:t>
      </w:r>
      <w:r w:rsidR="00247D91">
        <w:rPr>
          <w:rFonts w:hint="eastAsia"/>
        </w:rPr>
        <w:t>となる</w:t>
      </w:r>
      <w:r w:rsidR="0066566C">
        <w:rPr>
          <w:rFonts w:hint="eastAsia"/>
        </w:rPr>
        <w:t>。</w:t>
      </w:r>
    </w:p>
    <w:p w14:paraId="775254A5" w14:textId="3FAB0CED" w:rsidR="00E52F01" w:rsidRDefault="00317904" w:rsidP="00630734">
      <w:pPr>
        <w:pStyle w:val="a0"/>
        <w:spacing w:afterLines="50" w:after="180"/>
        <w:ind w:firstLine="240"/>
      </w:pPr>
      <w:r>
        <w:rPr>
          <w:rFonts w:hint="eastAsia"/>
        </w:rPr>
        <w:t>ところが、</w:t>
      </w:r>
      <w:r w:rsidR="00E52F01">
        <w:rPr>
          <w:rFonts w:hint="eastAsia"/>
        </w:rPr>
        <w:t>SNSでは、</w:t>
      </w:r>
      <w:r w:rsidR="00BB03D0">
        <w:rPr>
          <w:rFonts w:hint="eastAsia"/>
        </w:rPr>
        <w:t>オープンな会話と個人間の通信が混在する場合</w:t>
      </w:r>
      <w:r w:rsidR="00E52F01">
        <w:rPr>
          <w:rFonts w:hint="eastAsia"/>
        </w:rPr>
        <w:t>がある。また、当初は特定個人間で行われた通信がオープン</w:t>
      </w:r>
      <w:r w:rsidR="006A1D26">
        <w:rPr>
          <w:rFonts w:hint="eastAsia"/>
        </w:rPr>
        <w:t>に</w:t>
      </w:r>
      <w:r w:rsidR="00E52F01">
        <w:rPr>
          <w:rFonts w:hint="eastAsia"/>
        </w:rPr>
        <w:t>されたり、その逆の可能性もある。様々なサービスの組み合わせであるSNS</w:t>
      </w:r>
      <w:r w:rsidR="00B60D53">
        <w:rPr>
          <w:rFonts w:hint="eastAsia"/>
        </w:rPr>
        <w:t>において</w:t>
      </w:r>
      <w:r w:rsidR="00E52F01">
        <w:rPr>
          <w:rFonts w:hint="eastAsia"/>
        </w:rPr>
        <w:t>は、利用開始時の画一的な規約ではサービスの変化や個々のユーザアクションへの適応が困難になりつつあるので、局面が変わるタイミングでの表示が必要とされる可能性がある（例：誹謗中傷の報告をする際に「通信内容が運営会社に開示される」ことを表示する</w:t>
      </w:r>
      <w:r w:rsidR="0026022E">
        <w:rPr>
          <w:rFonts w:hint="eastAsia"/>
        </w:rPr>
        <w:t>等</w:t>
      </w:r>
      <w:r w:rsidR="00E52F01">
        <w:rPr>
          <w:rFonts w:hint="eastAsia"/>
        </w:rPr>
        <w:t>）。確認行為は</w:t>
      </w:r>
      <w:r w:rsidR="0028257B">
        <w:rPr>
          <w:rFonts w:hint="eastAsia"/>
        </w:rPr>
        <w:t>ユーザーの安心感につながる反面、過度な確認は</w:t>
      </w:r>
      <w:r w:rsidR="00E52F01">
        <w:rPr>
          <w:rFonts w:hint="eastAsia"/>
        </w:rPr>
        <w:t>ユーザビリティを損ないサービスの魅力低下につながるジレンマ</w:t>
      </w:r>
      <w:r w:rsidR="0028257B">
        <w:rPr>
          <w:rFonts w:hint="eastAsia"/>
        </w:rPr>
        <w:t>も</w:t>
      </w:r>
      <w:r w:rsidR="00E52F01">
        <w:rPr>
          <w:rFonts w:hint="eastAsia"/>
        </w:rPr>
        <w:t>ある。</w:t>
      </w:r>
    </w:p>
    <w:p w14:paraId="32DCD001" w14:textId="5362A5F4" w:rsidR="00B01EEE" w:rsidRDefault="00B01EEE" w:rsidP="00B01EEE">
      <w:pPr>
        <w:pStyle w:val="2"/>
        <w:spacing w:before="360"/>
        <w:ind w:left="240" w:hanging="240"/>
      </w:pPr>
      <w:r>
        <w:rPr>
          <w:rFonts w:hint="eastAsia"/>
        </w:rPr>
        <w:t xml:space="preserve">　</w:t>
      </w:r>
      <w:bookmarkStart w:id="29" w:name="_Toc77619485"/>
      <w:r>
        <w:rPr>
          <w:rFonts w:hint="eastAsia"/>
        </w:rPr>
        <w:t>海外</w:t>
      </w:r>
      <w:r w:rsidR="00854E80">
        <w:rPr>
          <w:rFonts w:hint="eastAsia"/>
        </w:rPr>
        <w:t>でのデータ保存</w:t>
      </w:r>
      <w:bookmarkEnd w:id="29"/>
    </w:p>
    <w:p w14:paraId="5C247C58" w14:textId="04ECFBD3" w:rsidR="00B01EEE" w:rsidRDefault="006A4EEF" w:rsidP="006A4EEF">
      <w:pPr>
        <w:pStyle w:val="a0"/>
        <w:spacing w:afterLines="50" w:after="180"/>
        <w:ind w:firstLine="240"/>
      </w:pPr>
      <w:r>
        <w:rPr>
          <w:rFonts w:hint="eastAsia"/>
        </w:rPr>
        <w:t>海外</w:t>
      </w:r>
      <w:r w:rsidR="00854E80">
        <w:rPr>
          <w:rFonts w:hint="eastAsia"/>
        </w:rPr>
        <w:t>のサーバにデータを保存することは、所在国の法令によりデータを開示しなければならない可能性があり、通信の秘匿性や個人情報の保護の観点からリスクがある。</w:t>
      </w:r>
    </w:p>
    <w:p w14:paraId="12857F42" w14:textId="201BC7CD" w:rsidR="00854E80" w:rsidRDefault="00854E80" w:rsidP="006A4EEF">
      <w:pPr>
        <w:pStyle w:val="a0"/>
        <w:spacing w:afterLines="50" w:after="180"/>
        <w:ind w:firstLine="240"/>
      </w:pPr>
      <w:r>
        <w:rPr>
          <w:rFonts w:hint="eastAsia"/>
        </w:rPr>
        <w:lastRenderedPageBreak/>
        <w:t>SNSでは、複数の言語により多国間でサービスを展開するサービスが増加しており、サービス提供のために活用されるリソースも多国間に跨っているばかりか、</w:t>
      </w:r>
      <w:r w:rsidR="00F2279E">
        <w:rPr>
          <w:rFonts w:hint="eastAsia"/>
        </w:rPr>
        <w:t>クラウドサービスを利用している場合は、短期間で複数の国を移動する場合もあり、データの所在地の特定が極めて困難といえる。また、多くのグローバルなSNSはデータの所在地を開示していない。</w:t>
      </w:r>
    </w:p>
    <w:p w14:paraId="7FA264AC" w14:textId="319D609B" w:rsidR="008A429F" w:rsidRDefault="00F2279E" w:rsidP="00B6338A">
      <w:pPr>
        <w:pStyle w:val="a0"/>
        <w:spacing w:afterLines="50" w:after="180"/>
        <w:ind w:firstLine="240"/>
      </w:pPr>
      <w:r>
        <w:rPr>
          <w:rFonts w:hint="eastAsia"/>
        </w:rPr>
        <w:t>一方</w:t>
      </w:r>
      <w:r w:rsidR="008A429F">
        <w:rPr>
          <w:rFonts w:hint="eastAsia"/>
        </w:rPr>
        <w:t>、</w:t>
      </w:r>
      <w:r>
        <w:rPr>
          <w:rFonts w:hint="eastAsia"/>
        </w:rPr>
        <w:t>EU</w:t>
      </w:r>
      <w:r w:rsidR="008A429F">
        <w:rPr>
          <w:rFonts w:hint="eastAsia"/>
        </w:rPr>
        <w:t>で2018年5月に施行された「一般データ保護規則（</w:t>
      </w:r>
      <w:r>
        <w:rPr>
          <w:rFonts w:hint="eastAsia"/>
        </w:rPr>
        <w:t>GDP</w:t>
      </w:r>
      <w:r w:rsidR="00B6338A">
        <w:t>R</w:t>
      </w:r>
      <w:r w:rsidR="008A429F">
        <w:rPr>
          <w:rFonts w:hint="eastAsia"/>
        </w:rPr>
        <w:t>）」では、個人</w:t>
      </w:r>
      <w:r w:rsidR="007828A4">
        <w:rPr>
          <w:rFonts w:hint="eastAsia"/>
        </w:rPr>
        <w:t>データ</w:t>
      </w:r>
      <w:r w:rsidR="008A429F">
        <w:rPr>
          <w:rFonts w:hint="eastAsia"/>
        </w:rPr>
        <w:t>を取り扱う事業者に対してEU域外への</w:t>
      </w:r>
      <w:r w:rsidR="007828A4">
        <w:rPr>
          <w:rFonts w:hint="eastAsia"/>
        </w:rPr>
        <w:t>データ</w:t>
      </w:r>
      <w:r w:rsidR="008A429F">
        <w:rPr>
          <w:rFonts w:hint="eastAsia"/>
        </w:rPr>
        <w:t>移転について厳しく制限している。日本においても行政の情報資産については、</w:t>
      </w:r>
      <w:r w:rsidR="007828A4">
        <w:rPr>
          <w:rFonts w:hint="eastAsia"/>
        </w:rPr>
        <w:t>各団体のセキュリティポリシー等により保管場所が制限されているが、これは委託による情報処理を念頭に置いたものであり、利用規約によるSNS利用については十分議論されていないといえる。仮に、「個人情報については国内にデータを保存すること」という条件を課したとしても、現状多くのグ</w:t>
      </w:r>
      <w:r w:rsidR="00874C90">
        <w:rPr>
          <w:rFonts w:hint="eastAsia"/>
        </w:rPr>
        <w:t>ロ</w:t>
      </w:r>
      <w:bookmarkStart w:id="30" w:name="_GoBack"/>
      <w:bookmarkEnd w:id="30"/>
      <w:r w:rsidR="007828A4">
        <w:rPr>
          <w:rFonts w:hint="eastAsia"/>
        </w:rPr>
        <w:t>ーバルなSNSは対応していない。</w:t>
      </w:r>
    </w:p>
    <w:p w14:paraId="048ED8B0" w14:textId="77777777" w:rsidR="007828A4" w:rsidRDefault="007828A4" w:rsidP="007828A4">
      <w:pPr>
        <w:pStyle w:val="2"/>
        <w:spacing w:before="360"/>
        <w:ind w:left="240" w:hanging="240"/>
      </w:pPr>
      <w:r>
        <w:rPr>
          <w:rFonts w:hint="eastAsia"/>
        </w:rPr>
        <w:t xml:space="preserve">　</w:t>
      </w:r>
      <w:bookmarkStart w:id="31" w:name="_Toc77619486"/>
      <w:r>
        <w:rPr>
          <w:rFonts w:hint="eastAsia"/>
        </w:rPr>
        <w:t>海外からのデータアクセス</w:t>
      </w:r>
      <w:bookmarkEnd w:id="31"/>
    </w:p>
    <w:p w14:paraId="4C944259" w14:textId="1914D107" w:rsidR="00854E80" w:rsidRPr="00854E80" w:rsidRDefault="00982987" w:rsidP="00A04B26">
      <w:pPr>
        <w:pStyle w:val="a0"/>
        <w:spacing w:afterLines="50" w:after="180"/>
        <w:ind w:firstLine="240"/>
      </w:pPr>
      <w:r w:rsidRPr="00982987">
        <w:rPr>
          <w:rFonts w:hint="eastAsia"/>
        </w:rPr>
        <w:t>海外から国内に保存されたデータに対するアクセスについて、①海外への情報漏洩と②日本の法令と異なる法令下での対応における困難さが指摘されている。</w:t>
      </w:r>
      <w:r w:rsidR="00A04B26">
        <w:rPr>
          <w:rFonts w:hint="eastAsia"/>
        </w:rPr>
        <w:t>一方で、SNS事業者に限らずIT事業者にとって、海外拠点や海外提携企業を開発や運用に活用することは一般に行われており、海外から本番系のデータへのアクセスを制限することは企業活動の制約にも繋がる可能性がある（優秀な海外エンジニアを新たなサービス開発に参画させることが困難になる</w:t>
      </w:r>
      <w:r w:rsidR="0026022E">
        <w:rPr>
          <w:rFonts w:hint="eastAsia"/>
        </w:rPr>
        <w:t>等</w:t>
      </w:r>
      <w:r w:rsidR="00A04B26">
        <w:rPr>
          <w:rFonts w:hint="eastAsia"/>
        </w:rPr>
        <w:t>）。</w:t>
      </w:r>
    </w:p>
    <w:p w14:paraId="05CC9C16" w14:textId="73D14172" w:rsidR="00854E80" w:rsidRDefault="00854E80" w:rsidP="00854E80">
      <w:pPr>
        <w:pStyle w:val="2"/>
        <w:spacing w:before="360"/>
        <w:ind w:left="240" w:hanging="240"/>
      </w:pPr>
      <w:r>
        <w:rPr>
          <w:rFonts w:hint="eastAsia"/>
        </w:rPr>
        <w:t xml:space="preserve">　</w:t>
      </w:r>
      <w:bookmarkStart w:id="32" w:name="_Toc77619487"/>
      <w:r>
        <w:rPr>
          <w:rFonts w:hint="eastAsia"/>
        </w:rPr>
        <w:t>データの所有権</w:t>
      </w:r>
      <w:bookmarkEnd w:id="32"/>
    </w:p>
    <w:p w14:paraId="0E40E5AB" w14:textId="78E96235" w:rsidR="00B935D1" w:rsidRDefault="00AF600F" w:rsidP="00AF600F">
      <w:pPr>
        <w:pStyle w:val="a0"/>
        <w:spacing w:afterLines="50" w:after="180"/>
        <w:ind w:firstLine="240"/>
      </w:pPr>
      <w:r>
        <w:rPr>
          <w:rFonts w:hint="eastAsia"/>
        </w:rPr>
        <w:t>利用者がSNSに発信したデータ（音声、写真、動画、テキスト等）の所有権については、各</w:t>
      </w:r>
      <w:r w:rsidR="008723F3">
        <w:rPr>
          <w:rFonts w:hint="eastAsia"/>
        </w:rPr>
        <w:t>SNS</w:t>
      </w:r>
      <w:r w:rsidR="00FD25A6">
        <w:rPr>
          <w:rFonts w:hint="eastAsia"/>
        </w:rPr>
        <w:t>の</w:t>
      </w:r>
      <w:r>
        <w:rPr>
          <w:rFonts w:hint="eastAsia"/>
        </w:rPr>
        <w:t>利用規約に記載</w:t>
      </w:r>
      <w:r w:rsidR="00FD25A6">
        <w:rPr>
          <w:rFonts w:hint="eastAsia"/>
        </w:rPr>
        <w:t>されるのが一般的だ</w:t>
      </w:r>
      <w:r>
        <w:rPr>
          <w:rFonts w:hint="eastAsia"/>
        </w:rPr>
        <w:t>が、サービスに</w:t>
      </w:r>
      <w:r w:rsidR="00FD25A6">
        <w:rPr>
          <w:rFonts w:hint="eastAsia"/>
        </w:rPr>
        <w:t>よって</w:t>
      </w:r>
      <w:r>
        <w:rPr>
          <w:rFonts w:hint="eastAsia"/>
        </w:rPr>
        <w:t>方針は異なる</w:t>
      </w:r>
      <w:r w:rsidR="007368B2">
        <w:rPr>
          <w:rFonts w:hint="eastAsia"/>
        </w:rPr>
        <w:t>。</w:t>
      </w:r>
      <w:r>
        <w:rPr>
          <w:rFonts w:hint="eastAsia"/>
        </w:rPr>
        <w:t>利用者の発信データの所有権や利用権がSNS事業者にあった場合、事業者は発信データにアクセスすることや2次的に利用することが可能である（例えば、テキスト分析から広告を表示したり、写真を画像認証に利用する</w:t>
      </w:r>
      <w:r w:rsidR="0026022E">
        <w:rPr>
          <w:rFonts w:hint="eastAsia"/>
        </w:rPr>
        <w:t>等</w:t>
      </w:r>
      <w:r>
        <w:rPr>
          <w:rFonts w:hint="eastAsia"/>
        </w:rPr>
        <w:t>）。</w:t>
      </w:r>
      <w:r w:rsidR="00D07318">
        <w:rPr>
          <w:rFonts w:hint="eastAsia"/>
        </w:rPr>
        <w:t>これはビジネスモデル</w:t>
      </w:r>
      <w:r w:rsidR="00FD25A6">
        <w:rPr>
          <w:rFonts w:hint="eastAsia"/>
        </w:rPr>
        <w:t>として</w:t>
      </w:r>
      <w:r w:rsidR="00626A7C">
        <w:rPr>
          <w:rFonts w:hint="eastAsia"/>
        </w:rPr>
        <w:t>多くのSNS事業者は利用者に課金しない代わりに、発信データを</w:t>
      </w:r>
      <w:r w:rsidR="00FD25A6">
        <w:rPr>
          <w:rFonts w:hint="eastAsia"/>
        </w:rPr>
        <w:t>利用した広告収入等の収益モデルを構築してことに依存している。このため、各社は利用者の情報を</w:t>
      </w:r>
      <w:r w:rsidR="00626A7C">
        <w:rPr>
          <w:rFonts w:hint="eastAsia"/>
        </w:rPr>
        <w:t>自社に囲い込むことにより収益機会を増やそう</w:t>
      </w:r>
      <w:r w:rsidR="00876D26">
        <w:rPr>
          <w:rFonts w:hint="eastAsia"/>
        </w:rPr>
        <w:t>とする傾向にある</w:t>
      </w:r>
      <w:r w:rsidR="00FD25A6">
        <w:rPr>
          <w:rFonts w:hint="eastAsia"/>
        </w:rPr>
        <w:t>と言える</w:t>
      </w:r>
      <w:r w:rsidR="00626A7C">
        <w:rPr>
          <w:rFonts w:hint="eastAsia"/>
        </w:rPr>
        <w:t>。</w:t>
      </w:r>
    </w:p>
    <w:p w14:paraId="714A9459" w14:textId="66B4462C" w:rsidR="007368B2" w:rsidRPr="00E40108" w:rsidRDefault="006E024D" w:rsidP="00CF00B7">
      <w:pPr>
        <w:pStyle w:val="a0"/>
        <w:spacing w:afterLines="50" w:after="180"/>
        <w:ind w:firstLine="240"/>
      </w:pPr>
      <w:r>
        <w:rPr>
          <w:rFonts w:hint="eastAsia"/>
        </w:rPr>
        <w:t>一方、</w:t>
      </w:r>
      <w:r w:rsidR="00B935D1">
        <w:rPr>
          <w:rFonts w:hint="eastAsia"/>
        </w:rPr>
        <w:t>ひとつの利用規約ですべての利用者を包含することには限界があることから、今後SNS事業者から行政機関のセキュリティポリシーに配慮した利用規約が別個提供されると、公益的なサービスへのSNS利用が進展することが期待できる。</w:t>
      </w:r>
    </w:p>
    <w:p w14:paraId="07750B09" w14:textId="25E6FF09" w:rsidR="00964683" w:rsidRDefault="00964683" w:rsidP="00964683">
      <w:pPr>
        <w:pStyle w:val="1"/>
        <w:ind w:left="240" w:hanging="240"/>
      </w:pPr>
      <w:r>
        <w:rPr>
          <w:rFonts w:hint="eastAsia"/>
        </w:rPr>
        <w:lastRenderedPageBreak/>
        <w:t xml:space="preserve">　</w:t>
      </w:r>
      <w:bookmarkStart w:id="33" w:name="_Toc77619488"/>
      <w:r w:rsidRPr="00964683">
        <w:rPr>
          <w:rFonts w:hint="eastAsia"/>
        </w:rPr>
        <w:t>国</w:t>
      </w:r>
      <w:r w:rsidR="00E711E5">
        <w:rPr>
          <w:rFonts w:hint="eastAsia"/>
        </w:rPr>
        <w:t>の</w:t>
      </w:r>
      <w:r w:rsidRPr="00964683">
        <w:rPr>
          <w:rFonts w:hint="eastAsia"/>
        </w:rPr>
        <w:t>ガイドラインで示された対策</w:t>
      </w:r>
      <w:bookmarkEnd w:id="33"/>
    </w:p>
    <w:p w14:paraId="303514BD" w14:textId="4C549692" w:rsidR="00964683" w:rsidRPr="002F0EFB" w:rsidRDefault="0087280D" w:rsidP="00964683">
      <w:pPr>
        <w:pStyle w:val="2"/>
        <w:spacing w:before="360"/>
        <w:ind w:left="240" w:hanging="240"/>
      </w:pPr>
      <w:r>
        <w:rPr>
          <w:rFonts w:hint="eastAsia"/>
        </w:rPr>
        <w:t xml:space="preserve">　</w:t>
      </w:r>
      <w:bookmarkStart w:id="34" w:name="_Toc77619489"/>
      <w:r w:rsidR="004F4611">
        <w:rPr>
          <w:rFonts w:hint="eastAsia"/>
        </w:rPr>
        <w:t>内閣官房等</w:t>
      </w:r>
      <w:r w:rsidR="002F0EFB" w:rsidRPr="002F0EFB">
        <w:rPr>
          <w:rFonts w:hint="eastAsia"/>
        </w:rPr>
        <w:t>のガイドライン</w:t>
      </w:r>
      <w:bookmarkEnd w:id="34"/>
    </w:p>
    <w:p w14:paraId="058EBD69" w14:textId="2C698FCE" w:rsidR="007368B2" w:rsidRDefault="007368B2" w:rsidP="00964683">
      <w:pPr>
        <w:pStyle w:val="a0"/>
        <w:spacing w:afterLines="50" w:after="180"/>
        <w:ind w:firstLine="240"/>
      </w:pPr>
      <w:r>
        <w:rPr>
          <w:rFonts w:hint="eastAsia"/>
        </w:rPr>
        <w:t>2021年4月30日、内閣官房等から「政府機関・地方公共団体等における業務でのLINE 利用状況調査を踏まえた今後のLINE サービス等の利用の際の考え方（ガイドライン）</w:t>
      </w:r>
      <w:r w:rsidR="000513E5" w:rsidRPr="0087766B">
        <w:rPr>
          <w:rStyle w:val="afffe"/>
        </w:rPr>
        <w:fldChar w:fldCharType="begin"/>
      </w:r>
      <w:r w:rsidR="000513E5" w:rsidRPr="0087766B">
        <w:rPr>
          <w:rStyle w:val="afffe"/>
        </w:rPr>
        <w:instrText xml:space="preserve"> </w:instrText>
      </w:r>
      <w:r w:rsidR="000513E5" w:rsidRPr="0087766B">
        <w:rPr>
          <w:rStyle w:val="afffe"/>
          <w:rFonts w:hint="eastAsia"/>
        </w:rPr>
        <w:instrText>NOTEREF _Ref74923405 \h</w:instrText>
      </w:r>
      <w:r w:rsidR="000513E5" w:rsidRPr="0087766B">
        <w:rPr>
          <w:rStyle w:val="afffe"/>
        </w:rPr>
        <w:instrText xml:space="preserve">  \* MERGEFORMAT </w:instrText>
      </w:r>
      <w:r w:rsidR="000513E5" w:rsidRPr="0087766B">
        <w:rPr>
          <w:rStyle w:val="afffe"/>
        </w:rPr>
      </w:r>
      <w:r w:rsidR="000513E5" w:rsidRPr="0087766B">
        <w:rPr>
          <w:rStyle w:val="afffe"/>
        </w:rPr>
        <w:fldChar w:fldCharType="separate"/>
      </w:r>
      <w:r w:rsidR="009A2348">
        <w:rPr>
          <w:rStyle w:val="afffe"/>
        </w:rPr>
        <w:t>2</w:t>
      </w:r>
      <w:r w:rsidR="000513E5" w:rsidRPr="0087766B">
        <w:rPr>
          <w:rStyle w:val="afffe"/>
        </w:rPr>
        <w:fldChar w:fldCharType="end"/>
      </w:r>
      <w:r>
        <w:rPr>
          <w:rFonts w:hint="eastAsia"/>
        </w:rPr>
        <w:t xml:space="preserve">」を発出し、LINE </w:t>
      </w:r>
      <w:r w:rsidR="000513E5">
        <w:rPr>
          <w:rFonts w:hint="eastAsia"/>
        </w:rPr>
        <w:t>サービスの利用検討時に確認すべき事項のポイントが示された</w:t>
      </w:r>
      <w:r>
        <w:rPr>
          <w:rFonts w:hint="eastAsia"/>
        </w:rPr>
        <w:t xml:space="preserve">。また、同ガイドラインは、LINEサービス に限らず、民間企業等が不特定多数のユーザーに対して同一条件で提供するSNS </w:t>
      </w:r>
      <w:r w:rsidR="0026022E">
        <w:rPr>
          <w:rFonts w:hint="eastAsia"/>
        </w:rPr>
        <w:t>等</w:t>
      </w:r>
      <w:r>
        <w:rPr>
          <w:rFonts w:hint="eastAsia"/>
        </w:rPr>
        <w:t>のサービス（いわゆる「</w:t>
      </w:r>
      <w:r w:rsidR="0020031F">
        <w:rPr>
          <w:rFonts w:hint="eastAsia"/>
        </w:rPr>
        <w:t>利用規約</w:t>
      </w:r>
      <w:r>
        <w:rPr>
          <w:rFonts w:hint="eastAsia"/>
        </w:rPr>
        <w:t>による外部サービス」）にも適用できる可能性について示唆している。</w:t>
      </w:r>
    </w:p>
    <w:p w14:paraId="6F3AD5AC" w14:textId="68BE91BF" w:rsidR="007368B2" w:rsidRDefault="007368B2" w:rsidP="00964683">
      <w:pPr>
        <w:pStyle w:val="a0"/>
        <w:spacing w:afterLines="50" w:after="180"/>
        <w:ind w:firstLine="240"/>
      </w:pPr>
      <w:r>
        <w:rPr>
          <w:rFonts w:hint="eastAsia"/>
        </w:rPr>
        <w:t>核心部は、（１）機密性を有する情報や住民等の個人情報を取り扱わない場合と、（２）これら情報を取り扱う場合に分けて記載されている。前提条件としては、A）いかなる利用形態であっても当該団体のセキュリティポリシーに準拠すること、B）</w:t>
      </w:r>
      <w:r w:rsidR="0020031F">
        <w:rPr>
          <w:rFonts w:hint="eastAsia"/>
        </w:rPr>
        <w:t>利用規約</w:t>
      </w:r>
      <w:r>
        <w:rPr>
          <w:rFonts w:hint="eastAsia"/>
        </w:rPr>
        <w:t>による外部サービスはセキュリティポリシーに沿った要件を担保できない可能性があるため上記（１）のみ利用可能としている。</w:t>
      </w:r>
    </w:p>
    <w:p w14:paraId="6672BAF2" w14:textId="14410702" w:rsidR="007368B2" w:rsidRDefault="007368B2" w:rsidP="00964683">
      <w:pPr>
        <w:pStyle w:val="a0"/>
        <w:spacing w:afterLines="50" w:after="180"/>
        <w:ind w:firstLine="240"/>
      </w:pPr>
      <w:r>
        <w:rPr>
          <w:rFonts w:hint="eastAsia"/>
        </w:rPr>
        <w:t>上記（１）の情報には、公表・公開することを前提とする情報や第三者が知り得ても問題の無い情報</w:t>
      </w:r>
      <w:r w:rsidR="0026022E">
        <w:rPr>
          <w:rFonts w:hint="eastAsia"/>
        </w:rPr>
        <w:t>等</w:t>
      </w:r>
      <w:r>
        <w:rPr>
          <w:rFonts w:hint="eastAsia"/>
        </w:rPr>
        <w:t>が含まれ、業務としては、広報、住民からの問合せへのQ&amp;A（チャットボット）、業務内容を伴わない職員間の連絡が想定される。自治体等の行政機関は、LINE サービスの利用規約に基づいて公式アカウントを開設する</w:t>
      </w:r>
      <w:r w:rsidR="0026022E">
        <w:rPr>
          <w:rFonts w:hint="eastAsia"/>
        </w:rPr>
        <w:t>等</w:t>
      </w:r>
      <w:r>
        <w:rPr>
          <w:rFonts w:hint="eastAsia"/>
        </w:rPr>
        <w:t>のサービスを利用する。</w:t>
      </w:r>
    </w:p>
    <w:p w14:paraId="5A7ABB84" w14:textId="71EA4A43" w:rsidR="007368B2" w:rsidRDefault="007368B2" w:rsidP="00964683">
      <w:pPr>
        <w:pStyle w:val="a0"/>
        <w:spacing w:afterLines="50" w:after="180"/>
        <w:ind w:firstLine="240"/>
      </w:pPr>
      <w:r>
        <w:rPr>
          <w:rFonts w:hint="eastAsia"/>
        </w:rPr>
        <w:t>上記（２）には、住民等からのプライバシー性の高い相談業務やオンライン申請等のコンタクトポイントのひとつとしてLINE サービスを利用する場合が含まれている。利用方法については、ア）各団体のセキュリティポリシーに準拠して委託先と契約を結んだうえ、イ）機密性情報をLINEサービスに保存せず委託先のDBに保存する等の方法が示された。すなわち、LINEサービスは、</w:t>
      </w:r>
      <w:r w:rsidR="0020031F">
        <w:rPr>
          <w:rFonts w:hint="eastAsia"/>
        </w:rPr>
        <w:t>利用規約</w:t>
      </w:r>
      <w:r>
        <w:rPr>
          <w:rFonts w:hint="eastAsia"/>
        </w:rPr>
        <w:t>による外部サービスのためセキュリティポリシーを厳格に満たすことはできたいため（上記B）、セキュリティポリシーを満たすことのできる委託先のサービスに機密性情報を保存するということである。ただし、身体人命に危険が及ぶ可能性の高い相談事業（いじめ、虐待相談等）は例外とされている。</w:t>
      </w:r>
    </w:p>
    <w:p w14:paraId="45CD5D3B" w14:textId="244BFE4B" w:rsidR="007368B2" w:rsidRDefault="00492B4C" w:rsidP="007368B2">
      <w:pPr>
        <w:widowControl/>
        <w:jc w:val="left"/>
      </w:pPr>
      <w:r>
        <w:br w:type="page"/>
      </w:r>
    </w:p>
    <w:p w14:paraId="094A9EAC" w14:textId="07277B0A" w:rsidR="00964683" w:rsidRDefault="00964683" w:rsidP="00964683">
      <w:pPr>
        <w:pStyle w:val="1"/>
        <w:ind w:left="240" w:hanging="240"/>
      </w:pPr>
      <w:r>
        <w:rPr>
          <w:rFonts w:hint="eastAsia"/>
        </w:rPr>
        <w:lastRenderedPageBreak/>
        <w:t xml:space="preserve">　</w:t>
      </w:r>
      <w:bookmarkStart w:id="35" w:name="_Toc77619490"/>
      <w:r w:rsidRPr="00964683">
        <w:rPr>
          <w:rFonts w:hint="eastAsia"/>
        </w:rPr>
        <w:t>LINEが実施</w:t>
      </w:r>
      <w:r w:rsidR="00663DF4">
        <w:rPr>
          <w:rFonts w:hint="eastAsia"/>
        </w:rPr>
        <w:t>中の</w:t>
      </w:r>
      <w:r w:rsidRPr="00964683">
        <w:rPr>
          <w:rFonts w:hint="eastAsia"/>
        </w:rPr>
        <w:t>対策</w:t>
      </w:r>
      <w:bookmarkEnd w:id="35"/>
    </w:p>
    <w:p w14:paraId="0EB5D792" w14:textId="10A7EF73" w:rsidR="00964683" w:rsidRPr="00BF61A8" w:rsidRDefault="0087280D" w:rsidP="00964683">
      <w:pPr>
        <w:pStyle w:val="2"/>
        <w:spacing w:before="360"/>
        <w:ind w:left="240" w:hanging="240"/>
      </w:pPr>
      <w:r>
        <w:rPr>
          <w:rFonts w:hint="eastAsia"/>
        </w:rPr>
        <w:t xml:space="preserve">　</w:t>
      </w:r>
      <w:bookmarkStart w:id="36" w:name="_Toc77619491"/>
      <w:r w:rsidR="00BF61A8">
        <w:rPr>
          <w:rFonts w:hint="eastAsia"/>
        </w:rPr>
        <w:t>実施</w:t>
      </w:r>
      <w:r w:rsidR="00E711E5">
        <w:rPr>
          <w:rFonts w:hint="eastAsia"/>
        </w:rPr>
        <w:t>中</w:t>
      </w:r>
      <w:r w:rsidR="00BF61A8">
        <w:rPr>
          <w:rFonts w:hint="eastAsia"/>
        </w:rPr>
        <w:t>の対策</w:t>
      </w:r>
      <w:bookmarkEnd w:id="36"/>
    </w:p>
    <w:p w14:paraId="60E40D47" w14:textId="18623A98" w:rsidR="002E76D2" w:rsidRDefault="007368B2" w:rsidP="00964683">
      <w:pPr>
        <w:pStyle w:val="a0"/>
        <w:spacing w:afterLines="50" w:after="180"/>
        <w:ind w:firstLine="240"/>
      </w:pPr>
      <w:r>
        <w:rPr>
          <w:rFonts w:hint="eastAsia"/>
        </w:rPr>
        <w:t>LINE社は、</w:t>
      </w:r>
      <w:r w:rsidR="00307E70">
        <w:rPr>
          <w:rFonts w:hint="eastAsia"/>
        </w:rPr>
        <w:t>海外に存在する</w:t>
      </w:r>
      <w:r>
        <w:rPr>
          <w:rFonts w:hint="eastAsia"/>
        </w:rPr>
        <w:t>日本ユーザーに関連するデータの国内</w:t>
      </w:r>
      <w:r w:rsidR="00307E70">
        <w:rPr>
          <w:rFonts w:hint="eastAsia"/>
        </w:rPr>
        <w:t>への</w:t>
      </w:r>
      <w:r>
        <w:rPr>
          <w:rFonts w:hint="eastAsia"/>
        </w:rPr>
        <w:t>移転を発表</w:t>
      </w:r>
      <w:r w:rsidR="00AC56BF">
        <w:rPr>
          <w:rStyle w:val="afffe"/>
        </w:rPr>
        <w:footnoteReference w:id="16"/>
      </w:r>
      <w:r>
        <w:rPr>
          <w:rFonts w:hint="eastAsia"/>
        </w:rPr>
        <w:t>し</w:t>
      </w:r>
      <w:r w:rsidR="00307E70">
        <w:rPr>
          <w:rFonts w:hint="eastAsia"/>
        </w:rPr>
        <w:t>た</w:t>
      </w:r>
      <w:r>
        <w:rPr>
          <w:rFonts w:hint="eastAsia"/>
        </w:rPr>
        <w:t>。</w:t>
      </w:r>
      <w:r w:rsidR="00AC56BF">
        <w:rPr>
          <w:rFonts w:hint="eastAsia"/>
        </w:rPr>
        <w:t>日本ユーザーのトーク画面に関しては2021年6月22日までに作業を完了しており、順次対象となるデータの移転作業を行</w:t>
      </w:r>
      <w:r w:rsidR="00E711E5">
        <w:rPr>
          <w:rFonts w:hint="eastAsia"/>
        </w:rPr>
        <w:t>う</w:t>
      </w:r>
      <w:r w:rsidR="00AC56BF">
        <w:rPr>
          <w:rFonts w:hint="eastAsia"/>
        </w:rPr>
        <w:t>計画が示され</w:t>
      </w:r>
      <w:r w:rsidR="00D30563">
        <w:rPr>
          <w:rFonts w:hint="eastAsia"/>
        </w:rPr>
        <w:t>ている</w:t>
      </w:r>
      <w:r w:rsidR="00AC56BF">
        <w:rPr>
          <w:rFonts w:hint="eastAsia"/>
        </w:rPr>
        <w:t>。</w:t>
      </w:r>
      <w:r w:rsidR="002E76D2">
        <w:rPr>
          <w:rFonts w:hint="eastAsia"/>
        </w:rPr>
        <w:t>利用者の写真を保存する「アルバム」や「Keep」と呼ばれるデータ保管サービスについては長期にわたる作業となっているが、サーバ側のデータ保存期間が限定的であるトークと違い、データ量が膨大であることと、サービス提供を継続しながら移行作業を行うためと</w:t>
      </w:r>
      <w:r w:rsidR="00307E70">
        <w:rPr>
          <w:rFonts w:hint="eastAsia"/>
        </w:rPr>
        <w:t>して</w:t>
      </w:r>
      <w:r w:rsidR="002E76D2">
        <w:rPr>
          <w:rFonts w:hint="eastAsia"/>
        </w:rPr>
        <w:t>いる。</w:t>
      </w:r>
    </w:p>
    <w:p w14:paraId="5721D713" w14:textId="2B157A78" w:rsidR="002E76D2" w:rsidRDefault="00307E70" w:rsidP="00307E70">
      <w:pPr>
        <w:pStyle w:val="a0"/>
        <w:spacing w:afterLines="50" w:after="180"/>
        <w:ind w:firstLine="240"/>
      </w:pPr>
      <w:r>
        <w:rPr>
          <w:rFonts w:hint="eastAsia"/>
        </w:rPr>
        <w:t>海外からの</w:t>
      </w:r>
      <w:r w:rsidR="007368B2">
        <w:rPr>
          <w:rFonts w:hint="eastAsia"/>
        </w:rPr>
        <w:t>アクセス</w:t>
      </w:r>
      <w:r>
        <w:rPr>
          <w:rFonts w:hint="eastAsia"/>
        </w:rPr>
        <w:t>については、</w:t>
      </w:r>
      <w:r w:rsidR="007368B2">
        <w:rPr>
          <w:rFonts w:hint="eastAsia"/>
        </w:rPr>
        <w:t>開発体制の点検、整備を</w:t>
      </w:r>
      <w:r>
        <w:rPr>
          <w:rFonts w:hint="eastAsia"/>
        </w:rPr>
        <w:t>検討している。</w:t>
      </w:r>
      <w:r w:rsidR="002E76D2">
        <w:rPr>
          <w:rFonts w:hint="eastAsia"/>
        </w:rPr>
        <w:t>通報機能で問題となっていたモニタリング対象となるデータの表記間違いは修正されており、最新版のアプリでは</w:t>
      </w:r>
      <w:r>
        <w:rPr>
          <w:rFonts w:hint="eastAsia"/>
        </w:rPr>
        <w:t>通報された内容がLINE社によりモニタリングされる旨</w:t>
      </w:r>
      <w:r w:rsidR="002E76D2">
        <w:rPr>
          <w:rFonts w:hint="eastAsia"/>
        </w:rPr>
        <w:t>が表示される。</w:t>
      </w:r>
    </w:p>
    <w:p w14:paraId="4584FB47" w14:textId="08CFF2BA" w:rsidR="00AC56BF" w:rsidRDefault="002E76D2" w:rsidP="00697F66">
      <w:pPr>
        <w:pStyle w:val="a0"/>
        <w:spacing w:afterLines="50" w:after="180"/>
        <w:ind w:firstLine="240"/>
      </w:pPr>
      <w:r>
        <w:rPr>
          <w:rFonts w:hint="eastAsia"/>
        </w:rPr>
        <w:t>行政機関が利用する公式アカウントについては、政府ガイドラインに遵守した利用実態となるよう、利用者による画像の送信を制限するユーザーインタフェース変更を行えるように</w:t>
      </w:r>
      <w:r w:rsidR="00FD25A6">
        <w:rPr>
          <w:rFonts w:hint="eastAsia"/>
        </w:rPr>
        <w:t>な</w:t>
      </w:r>
      <w:r>
        <w:rPr>
          <w:rFonts w:hint="eastAsia"/>
        </w:rPr>
        <w:t>り、自治体</w:t>
      </w:r>
      <w:r w:rsidR="0026022E">
        <w:rPr>
          <w:rFonts w:hint="eastAsia"/>
        </w:rPr>
        <w:t>等</w:t>
      </w:r>
      <w:r>
        <w:rPr>
          <w:rFonts w:hint="eastAsia"/>
        </w:rPr>
        <w:t>の公式アカウントでは、デフォルトで画像選択のアイコンが表示されないように</w:t>
      </w:r>
      <w:r w:rsidR="00FD25A6">
        <w:rPr>
          <w:rFonts w:hint="eastAsia"/>
        </w:rPr>
        <w:t>変更され</w:t>
      </w:r>
      <w:r>
        <w:rPr>
          <w:rFonts w:hint="eastAsia"/>
        </w:rPr>
        <w:t>ている。</w:t>
      </w:r>
    </w:p>
    <w:p w14:paraId="59595051" w14:textId="08530B6C" w:rsidR="00BF61A8" w:rsidRDefault="00BF61A8" w:rsidP="00BF61A8">
      <w:pPr>
        <w:pStyle w:val="2"/>
        <w:spacing w:before="360"/>
        <w:ind w:left="240" w:hanging="240"/>
      </w:pPr>
      <w:r>
        <w:rPr>
          <w:rFonts w:hint="eastAsia"/>
        </w:rPr>
        <w:t xml:space="preserve">　</w:t>
      </w:r>
      <w:bookmarkStart w:id="37" w:name="_Toc77619492"/>
      <w:r>
        <w:rPr>
          <w:rFonts w:hint="eastAsia"/>
        </w:rPr>
        <w:t>検討中の対策</w:t>
      </w:r>
      <w:bookmarkEnd w:id="37"/>
    </w:p>
    <w:p w14:paraId="16EA4EDD" w14:textId="45ECE081" w:rsidR="007368B2" w:rsidRDefault="007368B2" w:rsidP="00964683">
      <w:pPr>
        <w:pStyle w:val="a0"/>
        <w:spacing w:afterLines="50" w:after="180"/>
        <w:ind w:firstLine="240"/>
      </w:pPr>
      <w:r>
        <w:rPr>
          <w:rFonts w:hint="eastAsia"/>
        </w:rPr>
        <w:t>加えて、自治体含む行政機関がLINE</w:t>
      </w:r>
      <w:r w:rsidR="003908D8">
        <w:rPr>
          <w:rFonts w:hint="eastAsia"/>
        </w:rPr>
        <w:t>サービス</w:t>
      </w:r>
      <w:r>
        <w:rPr>
          <w:rFonts w:hint="eastAsia"/>
        </w:rPr>
        <w:t>を活用</w:t>
      </w:r>
      <w:r w:rsidR="00307E70">
        <w:rPr>
          <w:rFonts w:hint="eastAsia"/>
        </w:rPr>
        <w:t>しやすいよう</w:t>
      </w:r>
      <w:r>
        <w:rPr>
          <w:rFonts w:hint="eastAsia"/>
        </w:rPr>
        <w:t>、</w:t>
      </w:r>
      <w:r w:rsidR="003908D8">
        <w:rPr>
          <w:rFonts w:hint="eastAsia"/>
        </w:rPr>
        <w:t>官公庁</w:t>
      </w:r>
      <w:r>
        <w:rPr>
          <w:rFonts w:hint="eastAsia"/>
        </w:rPr>
        <w:t>向けの特別</w:t>
      </w:r>
      <w:r w:rsidR="003908D8">
        <w:rPr>
          <w:rFonts w:hint="eastAsia"/>
        </w:rPr>
        <w:t>規約</w:t>
      </w:r>
      <w:r>
        <w:rPr>
          <w:rFonts w:hint="eastAsia"/>
        </w:rPr>
        <w:t>についても検討を進め</w:t>
      </w:r>
      <w:r w:rsidR="00FD25A6">
        <w:rPr>
          <w:rFonts w:hint="eastAsia"/>
        </w:rPr>
        <w:t>られ</w:t>
      </w:r>
      <w:r>
        <w:rPr>
          <w:rFonts w:hint="eastAsia"/>
        </w:rPr>
        <w:t>ている。これまで民間企業向けと同じ</w:t>
      </w:r>
      <w:r w:rsidR="0020031F">
        <w:rPr>
          <w:rFonts w:hint="eastAsia"/>
        </w:rPr>
        <w:t>利用規約への</w:t>
      </w:r>
      <w:r>
        <w:rPr>
          <w:rFonts w:hint="eastAsia"/>
        </w:rPr>
        <w:t>同意に基づき利用していた</w:t>
      </w:r>
      <w:r w:rsidR="00307E70">
        <w:rPr>
          <w:rFonts w:hint="eastAsia"/>
        </w:rPr>
        <w:t>状況</w:t>
      </w:r>
      <w:r>
        <w:rPr>
          <w:rFonts w:hint="eastAsia"/>
        </w:rPr>
        <w:t>から、</w:t>
      </w:r>
      <w:r w:rsidR="003908D8">
        <w:rPr>
          <w:rFonts w:hint="eastAsia"/>
        </w:rPr>
        <w:t>官公庁</w:t>
      </w:r>
      <w:r>
        <w:rPr>
          <w:rFonts w:hint="eastAsia"/>
        </w:rPr>
        <w:t>が利用するにあたり</w:t>
      </w:r>
      <w:r w:rsidR="00307E70">
        <w:rPr>
          <w:rFonts w:hint="eastAsia"/>
        </w:rPr>
        <w:t>親和性の高い</w:t>
      </w:r>
      <w:r w:rsidR="00D15268">
        <w:rPr>
          <w:rFonts w:hint="eastAsia"/>
        </w:rPr>
        <w:t>内容を予定している</w:t>
      </w:r>
      <w:r w:rsidR="00FD25A6">
        <w:rPr>
          <w:rFonts w:hint="eastAsia"/>
        </w:rPr>
        <w:t>と推察される</w:t>
      </w:r>
      <w:r>
        <w:rPr>
          <w:rFonts w:hint="eastAsia"/>
        </w:rPr>
        <w:t>。この特別</w:t>
      </w:r>
      <w:r w:rsidR="003908D8">
        <w:rPr>
          <w:rFonts w:hint="eastAsia"/>
        </w:rPr>
        <w:t>規約</w:t>
      </w:r>
      <w:r>
        <w:rPr>
          <w:rFonts w:hint="eastAsia"/>
        </w:rPr>
        <w:t>に基づく契約を結んだ場合、該当公式アカウントの情報は、他の用途で利用、分析されることはなく、他の一般向け公式アカウントとは隔離された状態になることが保証される</w:t>
      </w:r>
      <w:r w:rsidR="00FD25A6">
        <w:rPr>
          <w:rFonts w:hint="eastAsia"/>
        </w:rPr>
        <w:t>想定</w:t>
      </w:r>
      <w:r w:rsidR="003908D8">
        <w:rPr>
          <w:rFonts w:hint="eastAsia"/>
        </w:rPr>
        <w:t>である</w:t>
      </w:r>
      <w:r>
        <w:rPr>
          <w:rFonts w:hint="eastAsia"/>
        </w:rPr>
        <w:t>。</w:t>
      </w:r>
      <w:r w:rsidR="00D30563">
        <w:rPr>
          <w:rFonts w:hint="eastAsia"/>
        </w:rPr>
        <w:t>この</w:t>
      </w:r>
      <w:r>
        <w:rPr>
          <w:rFonts w:hint="eastAsia"/>
        </w:rPr>
        <w:t>特別</w:t>
      </w:r>
      <w:r w:rsidR="003908D8">
        <w:rPr>
          <w:rFonts w:hint="eastAsia"/>
        </w:rPr>
        <w:t>規約</w:t>
      </w:r>
      <w:r>
        <w:rPr>
          <w:rFonts w:hint="eastAsia"/>
        </w:rPr>
        <w:t>は現在調整中であり、</w:t>
      </w:r>
      <w:r w:rsidR="00FD25A6">
        <w:rPr>
          <w:rFonts w:hint="eastAsia"/>
        </w:rPr>
        <w:t>令和３年</w:t>
      </w:r>
      <w:r w:rsidR="00697DF3">
        <w:rPr>
          <w:rFonts w:hint="eastAsia"/>
        </w:rPr>
        <w:t>７</w:t>
      </w:r>
      <w:r w:rsidR="00FD25A6">
        <w:rPr>
          <w:rFonts w:hint="eastAsia"/>
        </w:rPr>
        <w:t>月時点において、</w:t>
      </w:r>
      <w:r w:rsidR="003908D8">
        <w:rPr>
          <w:rFonts w:hint="eastAsia"/>
        </w:rPr>
        <w:t>提供開始時期は未定である</w:t>
      </w:r>
      <w:r>
        <w:rPr>
          <w:rFonts w:hint="eastAsia"/>
        </w:rPr>
        <w:t>。</w:t>
      </w:r>
    </w:p>
    <w:p w14:paraId="35E0443C" w14:textId="6A43E809" w:rsidR="007368B2" w:rsidRPr="00697DF3" w:rsidRDefault="007368B2" w:rsidP="007368B2">
      <w:pPr>
        <w:widowControl/>
        <w:jc w:val="left"/>
      </w:pPr>
    </w:p>
    <w:p w14:paraId="7F4EFABD" w14:textId="77777777" w:rsidR="007368B2" w:rsidRDefault="007368B2" w:rsidP="007368B2">
      <w:pPr>
        <w:widowControl/>
        <w:jc w:val="left"/>
      </w:pPr>
    </w:p>
    <w:p w14:paraId="74320F8C" w14:textId="13F62637" w:rsidR="007368B2" w:rsidRDefault="007368B2" w:rsidP="00CF00B7">
      <w:pPr>
        <w:widowControl/>
        <w:jc w:val="right"/>
      </w:pPr>
      <w:r>
        <w:rPr>
          <w:rFonts w:hint="eastAsia"/>
        </w:rPr>
        <w:t>以　上</w:t>
      </w:r>
    </w:p>
    <w:p w14:paraId="114A5998" w14:textId="77777777" w:rsidR="00A74E32" w:rsidRPr="00C5441D" w:rsidRDefault="00A74E32">
      <w:pPr>
        <w:pStyle w:val="a1"/>
        <w:ind w:firstLineChars="0" w:firstLine="0"/>
        <w:jc w:val="right"/>
        <w:rPr>
          <w:rFonts w:ascii="ＭＳ Ｐゴシック" w:eastAsia="ＭＳ Ｐゴシック" w:hAnsi="ＭＳ Ｐゴシック"/>
          <w:sz w:val="20"/>
        </w:rPr>
      </w:pPr>
    </w:p>
    <w:sectPr w:rsidR="00A74E32" w:rsidRPr="00C5441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664EA" w14:textId="77777777" w:rsidR="004F12C3" w:rsidRDefault="004F12C3" w:rsidP="00DE2071">
      <w:r>
        <w:separator/>
      </w:r>
    </w:p>
  </w:endnote>
  <w:endnote w:type="continuationSeparator" w:id="0">
    <w:p w14:paraId="4215D41D" w14:textId="77777777" w:rsidR="004F12C3" w:rsidRDefault="004F12C3"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52AE83" w14:textId="77777777" w:rsidR="00D852F3" w:rsidRDefault="00D852F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1363295"/>
      <w:docPartObj>
        <w:docPartGallery w:val="Page Numbers (Bottom of Page)"/>
        <w:docPartUnique/>
      </w:docPartObj>
    </w:sdtPr>
    <w:sdtEndPr/>
    <w:sdtContent>
      <w:p w14:paraId="07E71610" w14:textId="7D8F20EA" w:rsidR="00D852F3" w:rsidRDefault="00D852F3">
        <w:pPr>
          <w:pStyle w:val="ab"/>
          <w:ind w:left="480" w:firstLine="240"/>
          <w:jc w:val="center"/>
        </w:pPr>
        <w:r>
          <w:fldChar w:fldCharType="begin"/>
        </w:r>
        <w:r>
          <w:instrText>PAGE   \* MERGEFORMAT</w:instrText>
        </w:r>
        <w:r>
          <w:fldChar w:fldCharType="separate"/>
        </w:r>
        <w:r w:rsidRPr="00F76654">
          <w:rPr>
            <w:noProof/>
            <w:lang w:val="ja-JP"/>
          </w:rPr>
          <w:t>26</w:t>
        </w:r>
        <w:r>
          <w:fldChar w:fldCharType="end"/>
        </w:r>
      </w:p>
    </w:sdtContent>
  </w:sdt>
  <w:p w14:paraId="47462945" w14:textId="77777777" w:rsidR="00D852F3" w:rsidRPr="00441D34" w:rsidRDefault="00D852F3">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5C30A" w14:textId="77777777" w:rsidR="00D852F3" w:rsidRDefault="00D852F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6912E" w14:textId="77777777" w:rsidR="004F12C3" w:rsidRDefault="004F12C3" w:rsidP="00DE2071">
      <w:r>
        <w:separator/>
      </w:r>
    </w:p>
  </w:footnote>
  <w:footnote w:type="continuationSeparator" w:id="0">
    <w:p w14:paraId="128B5EB8" w14:textId="77777777" w:rsidR="004F12C3" w:rsidRDefault="004F12C3" w:rsidP="00DE2071">
      <w:r>
        <w:continuationSeparator/>
      </w:r>
    </w:p>
  </w:footnote>
  <w:footnote w:id="1">
    <w:p w14:paraId="6DC418FE" w14:textId="70731D53" w:rsidR="00D852F3" w:rsidRDefault="00D852F3">
      <w:pPr>
        <w:pStyle w:val="afffc"/>
      </w:pPr>
      <w:r>
        <w:rPr>
          <w:rStyle w:val="afffe"/>
        </w:rPr>
        <w:footnoteRef/>
      </w:r>
      <w:r>
        <w:t xml:space="preserve"> </w:t>
      </w:r>
      <w:r w:rsidRPr="001811D7">
        <w:rPr>
          <w:rFonts w:hint="eastAsia"/>
          <w:sz w:val="18"/>
        </w:rPr>
        <w:t>LINE株式会社「2020年12月期第3四半期決算補足説明資料」</w:t>
      </w:r>
    </w:p>
  </w:footnote>
  <w:footnote w:id="2">
    <w:p w14:paraId="7BA5C3D2" w14:textId="3335C36F" w:rsidR="00D852F3" w:rsidRDefault="00D852F3" w:rsidP="001811D7">
      <w:pPr>
        <w:pStyle w:val="afffc"/>
        <w:ind w:left="142" w:hangingChars="59" w:hanging="142"/>
      </w:pPr>
      <w:r>
        <w:rPr>
          <w:rStyle w:val="afffe"/>
        </w:rPr>
        <w:footnoteRef/>
      </w:r>
      <w:r>
        <w:t xml:space="preserve"> </w:t>
      </w:r>
      <w:r w:rsidRPr="001811D7">
        <w:rPr>
          <w:rFonts w:hint="eastAsia"/>
          <w:sz w:val="18"/>
        </w:rPr>
        <w:t>内閣官房等「政府機関・地方公共団体等における業務でのLINE 利用状況調査を踏まえた今後のLINE サービス等の利用の際の考え方（ガイドライン）」（2021年4月30日）</w:t>
      </w:r>
    </w:p>
  </w:footnote>
  <w:footnote w:id="3">
    <w:p w14:paraId="60F4C3B1" w14:textId="1FA24661" w:rsidR="00D852F3" w:rsidRDefault="00D852F3">
      <w:pPr>
        <w:pStyle w:val="afffc"/>
      </w:pPr>
      <w:r>
        <w:rPr>
          <w:rStyle w:val="afffe"/>
        </w:rPr>
        <w:footnoteRef/>
      </w:r>
      <w:r>
        <w:t xml:space="preserve"> </w:t>
      </w:r>
      <w:r w:rsidRPr="001811D7">
        <w:rPr>
          <w:rFonts w:hint="eastAsia"/>
          <w:sz w:val="18"/>
        </w:rPr>
        <w:t>朝日新聞デジタル「LINEの個人情報管理に不備　中国の委託先が接続可能」（2021年3月17日）</w:t>
      </w:r>
    </w:p>
  </w:footnote>
  <w:footnote w:id="4">
    <w:p w14:paraId="313AD27D" w14:textId="3DAFB938" w:rsidR="00D852F3" w:rsidRDefault="00D852F3">
      <w:pPr>
        <w:pStyle w:val="afffc"/>
      </w:pPr>
      <w:r>
        <w:rPr>
          <w:rStyle w:val="afffe"/>
        </w:rPr>
        <w:footnoteRef/>
      </w:r>
      <w:r>
        <w:t xml:space="preserve"> </w:t>
      </w:r>
      <w:r w:rsidRPr="001811D7">
        <w:rPr>
          <w:rFonts w:hint="eastAsia"/>
          <w:sz w:val="18"/>
        </w:rPr>
        <w:t>総務省「報道資料　LINE株式会社に対する指導」（2021年4月26日）</w:t>
      </w:r>
    </w:p>
  </w:footnote>
  <w:footnote w:id="5">
    <w:p w14:paraId="7CE86AE2" w14:textId="5C8FAC03" w:rsidR="00D852F3" w:rsidRDefault="00D852F3">
      <w:pPr>
        <w:pStyle w:val="afffc"/>
        <w:rPr>
          <w:sz w:val="18"/>
        </w:rPr>
      </w:pPr>
      <w:r>
        <w:rPr>
          <w:rStyle w:val="afffe"/>
        </w:rPr>
        <w:footnoteRef/>
      </w:r>
      <w:r w:rsidRPr="00615363">
        <w:rPr>
          <w:sz w:val="18"/>
        </w:rPr>
        <w:t xml:space="preserve"> LINE</w:t>
      </w:r>
      <w:r w:rsidR="00A925D1">
        <w:rPr>
          <w:rFonts w:hint="eastAsia"/>
          <w:sz w:val="18"/>
        </w:rPr>
        <w:t>株式会社</w:t>
      </w:r>
      <w:r w:rsidRPr="00615363">
        <w:rPr>
          <w:rFonts w:hint="eastAsia"/>
          <w:sz w:val="18"/>
        </w:rPr>
        <w:t>ホームページ「LINE公式アカウント　アカウント種別」</w:t>
      </w:r>
    </w:p>
    <w:p w14:paraId="0C678235" w14:textId="7EE99606" w:rsidR="00D852F3" w:rsidRPr="00C340AA" w:rsidRDefault="00D852F3" w:rsidP="00615363">
      <w:pPr>
        <w:pStyle w:val="afffc"/>
        <w:ind w:firstLineChars="100" w:firstLine="180"/>
      </w:pPr>
      <w:r w:rsidRPr="00615363">
        <w:rPr>
          <w:sz w:val="18"/>
        </w:rPr>
        <w:t>&lt;https://www.linebiz.com/jp/service/line-official-account/account-type/&gt;</w:t>
      </w:r>
    </w:p>
  </w:footnote>
  <w:footnote w:id="6">
    <w:p w14:paraId="7C639D1F" w14:textId="6E4532ED" w:rsidR="00D852F3" w:rsidRPr="003E36F0" w:rsidRDefault="00D852F3" w:rsidP="00513C95">
      <w:pPr>
        <w:pStyle w:val="afffc"/>
        <w:rPr>
          <w:sz w:val="18"/>
        </w:rPr>
      </w:pPr>
      <w:r>
        <w:rPr>
          <w:rStyle w:val="afffe"/>
        </w:rPr>
        <w:footnoteRef/>
      </w:r>
      <w:r>
        <w:t xml:space="preserve"> </w:t>
      </w:r>
      <w:r w:rsidRPr="003E36F0">
        <w:rPr>
          <w:rFonts w:hint="eastAsia"/>
          <w:sz w:val="18"/>
        </w:rPr>
        <w:t>福岡市ホームページ</w:t>
      </w:r>
      <w:r w:rsidR="00A925D1">
        <w:rPr>
          <w:rFonts w:hint="eastAsia"/>
          <w:sz w:val="18"/>
        </w:rPr>
        <w:t>「</w:t>
      </w:r>
      <w:r w:rsidRPr="003E36F0">
        <w:rPr>
          <w:rFonts w:hint="eastAsia"/>
          <w:sz w:val="18"/>
        </w:rPr>
        <w:t>福岡市LINE公式アカウント」</w:t>
      </w:r>
    </w:p>
    <w:p w14:paraId="148FADF1" w14:textId="77777777" w:rsidR="00D852F3" w:rsidRDefault="00D852F3" w:rsidP="00513C95">
      <w:pPr>
        <w:pStyle w:val="afffc"/>
        <w:ind w:leftChars="118" w:left="283"/>
      </w:pPr>
      <w:r w:rsidRPr="003E36F0">
        <w:rPr>
          <w:sz w:val="18"/>
        </w:rPr>
        <w:t>&lt;https://www.city.fukuoka.lg.jp/shisei/kouhou-hodo/social/line.html&gt;</w:t>
      </w:r>
    </w:p>
  </w:footnote>
  <w:footnote w:id="7">
    <w:p w14:paraId="713A9C26" w14:textId="003C84A2" w:rsidR="00D852F3" w:rsidRPr="009D6077" w:rsidRDefault="00D852F3" w:rsidP="009A4767">
      <w:pPr>
        <w:pStyle w:val="afffc"/>
        <w:ind w:left="240" w:hangingChars="100" w:hanging="240"/>
      </w:pPr>
      <w:r>
        <w:rPr>
          <w:rStyle w:val="afffe"/>
        </w:rPr>
        <w:footnoteRef/>
      </w:r>
      <w:r>
        <w:t xml:space="preserve"> </w:t>
      </w:r>
      <w:r w:rsidRPr="009A4767">
        <w:rPr>
          <w:rFonts w:hint="eastAsia"/>
          <w:sz w:val="18"/>
          <w:szCs w:val="16"/>
        </w:rPr>
        <w:t>総務省</w:t>
      </w:r>
      <w:r>
        <w:rPr>
          <w:rFonts w:hint="eastAsia"/>
          <w:sz w:val="18"/>
          <w:szCs w:val="16"/>
        </w:rPr>
        <w:t>ホームページ「</w:t>
      </w:r>
      <w:r w:rsidRPr="009A4767">
        <w:rPr>
          <w:rFonts w:hint="eastAsia"/>
          <w:sz w:val="18"/>
          <w:szCs w:val="18"/>
        </w:rPr>
        <w:t>SNS（ソーシャルネットワーキングサービス）の仕組み</w:t>
      </w:r>
      <w:r>
        <w:rPr>
          <w:rFonts w:hint="eastAsia"/>
          <w:sz w:val="18"/>
          <w:szCs w:val="18"/>
        </w:rPr>
        <w:t xml:space="preserve">」　</w:t>
      </w:r>
      <w:r w:rsidR="00C20956">
        <w:rPr>
          <w:rFonts w:hint="eastAsia"/>
          <w:sz w:val="18"/>
          <w:szCs w:val="18"/>
        </w:rPr>
        <w:t>&lt;</w:t>
      </w:r>
      <w:r w:rsidRPr="00893DEC">
        <w:rPr>
          <w:sz w:val="18"/>
          <w:szCs w:val="18"/>
        </w:rPr>
        <w:t>https://www.soumu.go.jp/main_sosiki/joho_tsusin/security/basic/service/07.html</w:t>
      </w:r>
      <w:r w:rsidR="00C20956">
        <w:rPr>
          <w:sz w:val="18"/>
          <w:szCs w:val="18"/>
        </w:rPr>
        <w:t>&gt;</w:t>
      </w:r>
    </w:p>
  </w:footnote>
  <w:footnote w:id="8">
    <w:p w14:paraId="66B4FBA3" w14:textId="51D9A4A8" w:rsidR="00D852F3" w:rsidRPr="00D858A3" w:rsidRDefault="00D852F3" w:rsidP="00CF00B7">
      <w:pPr>
        <w:pStyle w:val="afffc"/>
        <w:ind w:left="142" w:hangingChars="59" w:hanging="142"/>
      </w:pPr>
      <w:r>
        <w:rPr>
          <w:rStyle w:val="afffe"/>
        </w:rPr>
        <w:footnoteRef/>
      </w:r>
      <w:r>
        <w:t xml:space="preserve"> </w:t>
      </w:r>
      <w:r w:rsidRPr="00BD2071">
        <w:rPr>
          <w:rFonts w:hint="eastAsia"/>
          <w:sz w:val="18"/>
        </w:rPr>
        <w:t>数値が</w:t>
      </w:r>
      <w:r>
        <w:rPr>
          <w:rFonts w:hint="eastAsia"/>
          <w:sz w:val="18"/>
        </w:rPr>
        <w:t>記載されているもの以外は、内閣官房政府CIO補佐官を構成員とする国地方連携タスクフォース内での議論に基づく分類。</w:t>
      </w:r>
    </w:p>
  </w:footnote>
  <w:footnote w:id="9">
    <w:p w14:paraId="166C3B59" w14:textId="58B82E00" w:rsidR="00D852F3" w:rsidRPr="001F1D83" w:rsidRDefault="00D852F3" w:rsidP="001F1D83">
      <w:pPr>
        <w:pStyle w:val="afffc"/>
        <w:ind w:left="142" w:hangingChars="59" w:hanging="142"/>
      </w:pPr>
      <w:r>
        <w:rPr>
          <w:rStyle w:val="afffe"/>
        </w:rPr>
        <w:footnoteRef/>
      </w:r>
      <w:r>
        <w:t xml:space="preserve"> </w:t>
      </w:r>
      <w:r w:rsidRPr="001F1D83">
        <w:rPr>
          <w:rFonts w:hint="eastAsia"/>
          <w:sz w:val="18"/>
        </w:rPr>
        <w:t>総務省「社会課題解決のための新たなICTサービス・技術への人々の意識に関する調査研究」（2015年）</w:t>
      </w:r>
    </w:p>
  </w:footnote>
  <w:footnote w:id="10">
    <w:p w14:paraId="0AA1139A" w14:textId="4AD77F55" w:rsidR="00D852F3" w:rsidRPr="00B85395" w:rsidRDefault="00D852F3">
      <w:pPr>
        <w:pStyle w:val="afffc"/>
      </w:pPr>
      <w:r>
        <w:rPr>
          <w:rStyle w:val="afffe"/>
        </w:rPr>
        <w:footnoteRef/>
      </w:r>
      <w:r>
        <w:t xml:space="preserve"> </w:t>
      </w:r>
      <w:r>
        <w:rPr>
          <w:rFonts w:hint="eastAsia"/>
          <w:sz w:val="18"/>
        </w:rPr>
        <w:t>渡辺洋子「</w:t>
      </w:r>
      <w:r w:rsidRPr="00B85395">
        <w:rPr>
          <w:rFonts w:hint="eastAsia"/>
          <w:sz w:val="18"/>
        </w:rPr>
        <w:t>SNSを情報ツールとして使う若者たち</w:t>
      </w:r>
      <w:r>
        <w:rPr>
          <w:rFonts w:hint="eastAsia"/>
          <w:sz w:val="18"/>
        </w:rPr>
        <w:t>」『</w:t>
      </w:r>
      <w:r w:rsidRPr="00B85395">
        <w:rPr>
          <w:rFonts w:hint="eastAsia"/>
          <w:sz w:val="18"/>
        </w:rPr>
        <w:t>放送研究と調査</w:t>
      </w:r>
      <w:r>
        <w:rPr>
          <w:rFonts w:hint="eastAsia"/>
          <w:sz w:val="18"/>
        </w:rPr>
        <w:t>』</w:t>
      </w:r>
      <w:r w:rsidRPr="00B85395">
        <w:rPr>
          <w:rFonts w:hint="eastAsia"/>
          <w:sz w:val="18"/>
        </w:rPr>
        <w:t>（</w:t>
      </w:r>
      <w:r>
        <w:rPr>
          <w:rFonts w:hint="eastAsia"/>
          <w:sz w:val="18"/>
        </w:rPr>
        <w:t xml:space="preserve">NHK </w:t>
      </w:r>
      <w:r w:rsidRPr="00B85395">
        <w:rPr>
          <w:rFonts w:hint="eastAsia"/>
          <w:sz w:val="18"/>
        </w:rPr>
        <w:t>2019年5月）</w:t>
      </w:r>
    </w:p>
  </w:footnote>
  <w:footnote w:id="11">
    <w:p w14:paraId="5BBD4FEA" w14:textId="5416CEC6" w:rsidR="00D852F3" w:rsidRDefault="00D852F3" w:rsidP="00F05846">
      <w:pPr>
        <w:pStyle w:val="afffc"/>
        <w:rPr>
          <w:sz w:val="18"/>
          <w:szCs w:val="18"/>
        </w:rPr>
      </w:pPr>
      <w:r>
        <w:rPr>
          <w:rStyle w:val="afffe"/>
        </w:rPr>
        <w:footnoteRef/>
      </w:r>
      <w:r w:rsidR="007A09DC">
        <w:rPr>
          <w:rFonts w:hint="eastAsia"/>
          <w:sz w:val="18"/>
          <w:szCs w:val="18"/>
        </w:rPr>
        <w:t>「</w:t>
      </w:r>
      <w:r w:rsidRPr="004401DB">
        <w:rPr>
          <w:rFonts w:hint="eastAsia"/>
          <w:sz w:val="18"/>
          <w:szCs w:val="18"/>
        </w:rPr>
        <w:t>電気通信事業法</w:t>
      </w:r>
      <w:r w:rsidR="007A09DC">
        <w:rPr>
          <w:rFonts w:hint="eastAsia"/>
          <w:sz w:val="18"/>
          <w:szCs w:val="18"/>
        </w:rPr>
        <w:t>」</w:t>
      </w:r>
      <w:r w:rsidR="00821147" w:rsidRPr="00821147">
        <w:rPr>
          <w:rFonts w:hint="eastAsia"/>
          <w:sz w:val="18"/>
          <w:szCs w:val="18"/>
        </w:rPr>
        <w:t>（昭和59年12月25日法律第86号）</w:t>
      </w:r>
    </w:p>
    <w:p w14:paraId="3BCF8335" w14:textId="3FDA07FF" w:rsidR="00D852F3" w:rsidRPr="00F05846" w:rsidRDefault="00D852F3" w:rsidP="007A09DC">
      <w:pPr>
        <w:pStyle w:val="afffc"/>
        <w:ind w:firstLineChars="50" w:firstLine="90"/>
      </w:pPr>
      <w:r>
        <w:rPr>
          <w:sz w:val="18"/>
          <w:szCs w:val="18"/>
        </w:rPr>
        <w:t xml:space="preserve"> </w:t>
      </w:r>
      <w:r w:rsidR="007A09DC">
        <w:rPr>
          <w:rFonts w:hint="eastAsia"/>
          <w:sz w:val="18"/>
          <w:szCs w:val="18"/>
        </w:rPr>
        <w:t>&lt;</w:t>
      </w:r>
      <w:r w:rsidRPr="00F05846">
        <w:rPr>
          <w:sz w:val="18"/>
          <w:szCs w:val="18"/>
        </w:rPr>
        <w:t>https://elaws.e-gov.go.jp/document?lawid=359AC0000000086</w:t>
      </w:r>
      <w:r w:rsidR="007A09DC">
        <w:rPr>
          <w:sz w:val="18"/>
          <w:szCs w:val="18"/>
        </w:rPr>
        <w:t>&gt;</w:t>
      </w:r>
    </w:p>
  </w:footnote>
  <w:footnote w:id="12">
    <w:p w14:paraId="596322D4" w14:textId="1A9F98E1" w:rsidR="00D852F3" w:rsidRDefault="00D852F3" w:rsidP="007A09DC">
      <w:pPr>
        <w:pStyle w:val="afffc"/>
        <w:ind w:left="142" w:hangingChars="59" w:hanging="142"/>
        <w:rPr>
          <w:ins w:id="14" w:author="作成者"/>
          <w:sz w:val="18"/>
          <w:szCs w:val="18"/>
        </w:rPr>
      </w:pPr>
      <w:r>
        <w:rPr>
          <w:rStyle w:val="afffe"/>
        </w:rPr>
        <w:footnoteRef/>
      </w:r>
      <w:r w:rsidRPr="004401DB">
        <w:rPr>
          <w:sz w:val="18"/>
          <w:szCs w:val="18"/>
        </w:rPr>
        <w:t>L</w:t>
      </w:r>
      <w:r w:rsidR="00E92215">
        <w:rPr>
          <w:sz w:val="18"/>
          <w:szCs w:val="18"/>
        </w:rPr>
        <w:t>INE</w:t>
      </w:r>
      <w:r w:rsidR="00FA1FAE">
        <w:rPr>
          <w:rFonts w:hint="eastAsia"/>
          <w:sz w:val="18"/>
          <w:szCs w:val="18"/>
        </w:rPr>
        <w:t>株式会社</w:t>
      </w:r>
      <w:r w:rsidR="007A09DC">
        <w:rPr>
          <w:rFonts w:hint="eastAsia"/>
          <w:sz w:val="18"/>
          <w:szCs w:val="18"/>
        </w:rPr>
        <w:t>ホームページ</w:t>
      </w:r>
      <w:r>
        <w:rPr>
          <w:rFonts w:hint="eastAsia"/>
          <w:sz w:val="18"/>
          <w:szCs w:val="18"/>
        </w:rPr>
        <w:t>「</w:t>
      </w:r>
      <w:r w:rsidRPr="005E1A4F">
        <w:rPr>
          <w:rFonts w:hint="eastAsia"/>
          <w:sz w:val="18"/>
          <w:szCs w:val="18"/>
        </w:rPr>
        <w:t>適用法令と当社の考え方</w:t>
      </w:r>
      <w:r>
        <w:rPr>
          <w:rFonts w:hint="eastAsia"/>
          <w:sz w:val="18"/>
          <w:szCs w:val="18"/>
        </w:rPr>
        <w:t>」</w:t>
      </w:r>
      <w:r w:rsidR="007A09DC">
        <w:rPr>
          <w:rFonts w:hint="eastAsia"/>
          <w:sz w:val="18"/>
          <w:szCs w:val="18"/>
        </w:rPr>
        <w:t>&lt;</w:t>
      </w:r>
      <w:r w:rsidR="007A09DC" w:rsidRPr="007A09DC">
        <w:rPr>
          <w:sz w:val="18"/>
          <w:szCs w:val="18"/>
        </w:rPr>
        <w:t>https://linecorp.com/ja/security/article/29&gt;</w:t>
      </w:r>
    </w:p>
    <w:p w14:paraId="7231DD9B" w14:textId="77777777" w:rsidR="00D852F3" w:rsidRPr="007A09DC" w:rsidRDefault="00D852F3">
      <w:pPr>
        <w:pStyle w:val="afffc"/>
      </w:pPr>
    </w:p>
  </w:footnote>
  <w:footnote w:id="13">
    <w:p w14:paraId="1D896EF5" w14:textId="77777777" w:rsidR="00D852F3" w:rsidRDefault="00D852F3" w:rsidP="00D704D3">
      <w:pPr>
        <w:pStyle w:val="afffc"/>
      </w:pPr>
      <w:r>
        <w:rPr>
          <w:rStyle w:val="afffe"/>
        </w:rPr>
        <w:footnoteRef/>
      </w:r>
      <w:r>
        <w:t xml:space="preserve"> </w:t>
      </w:r>
      <w:r w:rsidRPr="00501339">
        <w:rPr>
          <w:rFonts w:hint="eastAsia"/>
          <w:sz w:val="18"/>
        </w:rPr>
        <w:t>総務省「電気通信事業参入マニュアル［追補版］」（2019年10月1日改訂）</w:t>
      </w:r>
    </w:p>
  </w:footnote>
  <w:footnote w:id="14">
    <w:p w14:paraId="406A002D" w14:textId="06103274" w:rsidR="00D852F3" w:rsidRPr="00794037" w:rsidRDefault="00D852F3" w:rsidP="00794037">
      <w:pPr>
        <w:pStyle w:val="afffc"/>
        <w:ind w:leftChars="1" w:left="283" w:hangingChars="117" w:hanging="281"/>
        <w:rPr>
          <w:sz w:val="18"/>
          <w:szCs w:val="18"/>
        </w:rPr>
      </w:pPr>
      <w:r>
        <w:rPr>
          <w:rStyle w:val="afffe"/>
        </w:rPr>
        <w:footnoteRef/>
      </w:r>
      <w:r>
        <w:t xml:space="preserve"> </w:t>
      </w:r>
      <w:r w:rsidR="004B3537" w:rsidRPr="004B3537">
        <w:rPr>
          <w:rFonts w:hint="eastAsia"/>
          <w:sz w:val="18"/>
        </w:rPr>
        <w:t>個人情報保護委員会「</w:t>
      </w:r>
      <w:r w:rsidRPr="005B6CC2">
        <w:rPr>
          <w:rFonts w:hint="eastAsia"/>
          <w:sz w:val="18"/>
          <w:szCs w:val="18"/>
        </w:rPr>
        <w:t>個人情報の保護に関する法律についてのガイドライン（外国にある第三者への提供編）</w:t>
      </w:r>
      <w:r w:rsidR="004B3537">
        <w:rPr>
          <w:rFonts w:hint="eastAsia"/>
          <w:sz w:val="18"/>
          <w:szCs w:val="18"/>
        </w:rPr>
        <w:t>」</w:t>
      </w:r>
      <w:r w:rsidR="00BA5F78">
        <w:rPr>
          <w:rFonts w:hint="eastAsia"/>
          <w:sz w:val="18"/>
          <w:szCs w:val="18"/>
        </w:rPr>
        <w:t>（令和３年１月一部改正）</w:t>
      </w:r>
    </w:p>
  </w:footnote>
  <w:footnote w:id="15">
    <w:p w14:paraId="30DC5E50" w14:textId="5149D0D2" w:rsidR="00D852F3" w:rsidRPr="00720223" w:rsidRDefault="00D852F3">
      <w:pPr>
        <w:pStyle w:val="afffc"/>
      </w:pPr>
      <w:r>
        <w:rPr>
          <w:rStyle w:val="afffe"/>
        </w:rPr>
        <w:footnoteRef/>
      </w:r>
      <w:r>
        <w:t xml:space="preserve"> </w:t>
      </w:r>
      <w:r>
        <w:rPr>
          <w:rFonts w:hint="eastAsia"/>
          <w:sz w:val="18"/>
        </w:rPr>
        <w:t>内閣官房</w:t>
      </w:r>
      <w:r w:rsidRPr="00720223">
        <w:rPr>
          <w:rFonts w:hint="eastAsia"/>
          <w:sz w:val="18"/>
        </w:rPr>
        <w:t>「政府機関における情報セキュリティ対策の現状について」（2008年）</w:t>
      </w:r>
    </w:p>
  </w:footnote>
  <w:footnote w:id="16">
    <w:p w14:paraId="24482B36" w14:textId="554941FE" w:rsidR="00D852F3" w:rsidRDefault="00D852F3" w:rsidP="007A09DC">
      <w:pPr>
        <w:pStyle w:val="afffc"/>
        <w:ind w:leftChars="1" w:left="283" w:hangingChars="117" w:hanging="281"/>
      </w:pPr>
      <w:r>
        <w:rPr>
          <w:rStyle w:val="afffe"/>
        </w:rPr>
        <w:footnoteRef/>
      </w:r>
      <w:r>
        <w:t xml:space="preserve"> </w:t>
      </w:r>
      <w:r w:rsidRPr="00697F66">
        <w:rPr>
          <w:rFonts w:hint="eastAsia"/>
          <w:sz w:val="18"/>
        </w:rPr>
        <w:t>LIN</w:t>
      </w:r>
      <w:r w:rsidR="007A09DC">
        <w:rPr>
          <w:rFonts w:hint="eastAsia"/>
          <w:sz w:val="18"/>
        </w:rPr>
        <w:t>E株式会社ホームページ「LINEのデータ移転に関するご説明」</w:t>
      </w:r>
      <w:r w:rsidRPr="00697F66">
        <w:rPr>
          <w:sz w:val="18"/>
        </w:rPr>
        <w:br/>
      </w:r>
      <w:r w:rsidR="007A09DC">
        <w:rPr>
          <w:rFonts w:hint="eastAsia"/>
          <w:sz w:val="18"/>
        </w:rPr>
        <w:t>&lt;</w:t>
      </w:r>
      <w:r w:rsidRPr="00697F66">
        <w:rPr>
          <w:sz w:val="18"/>
        </w:rPr>
        <w:t>https://linecorp.com/ja/data_transfer/</w:t>
      </w:r>
      <w:r w:rsidR="007A09DC">
        <w:rPr>
          <w:sz w:val="18"/>
        </w:rPr>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7FEA2" w14:textId="77777777" w:rsidR="00D852F3" w:rsidRDefault="00D852F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A4E6B" w14:textId="77777777" w:rsidR="00D852F3" w:rsidRDefault="00D852F3" w:rsidP="001811D7">
    <w:pPr>
      <w:pStyle w:val="a9"/>
      <w:jc w:val="right"/>
    </w:pPr>
    <w:r>
      <w:rPr>
        <w:rFonts w:hint="eastAsia"/>
      </w:rPr>
      <w:t>政府CIO補佐官等ディスカッションペーパー</w:t>
    </w:r>
  </w:p>
  <w:p w14:paraId="0B9F4381" w14:textId="107B6C9C" w:rsidR="00D852F3" w:rsidRDefault="00D852F3" w:rsidP="001811D7">
    <w:pPr>
      <w:pStyle w:val="a9"/>
      <w:jc w:val="right"/>
    </w:pPr>
    <w:r>
      <w:rPr>
        <w:rFonts w:hint="eastAsia"/>
      </w:rPr>
      <w:t>20</w:t>
    </w:r>
    <w:r>
      <w:t>2</w:t>
    </w:r>
    <w:r>
      <w:rPr>
        <w:rFonts w:hint="eastAsia"/>
      </w:rPr>
      <w:t>1年</w:t>
    </w:r>
    <w:r>
      <w:t>7</w:t>
    </w:r>
    <w:r>
      <w:rPr>
        <w:rFonts w:hint="eastAsia"/>
      </w:rPr>
      <w:t>月</w:t>
    </w:r>
  </w:p>
  <w:p w14:paraId="08821538" w14:textId="77777777" w:rsidR="00D852F3" w:rsidRDefault="00D852F3">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FD7AD" w14:textId="77777777" w:rsidR="00D852F3" w:rsidRDefault="00D852F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C2550"/>
    <w:multiLevelType w:val="multilevel"/>
    <w:tmpl w:val="FAEAAA6A"/>
    <w:lvl w:ilvl="0">
      <w:start w:val="1"/>
      <w:numFmt w:val="decimalFullWidth"/>
      <w:suff w:val="nothing"/>
      <w:lvlText w:val="%1．"/>
      <w:lvlJc w:val="left"/>
      <w:pPr>
        <w:ind w:left="238" w:hanging="238"/>
      </w:pPr>
      <w:rPr>
        <w:rFonts w:ascii="ＭＳ ゴシック" w:eastAsia="ＭＳ ゴシック" w:hint="eastAsia"/>
        <w:b w:val="0"/>
        <w:bCs w:val="0"/>
        <w:i w:val="0"/>
        <w:iCs w:val="0"/>
        <w:caps w:val="0"/>
        <w:strike w:val="0"/>
        <w:dstrike w:val="0"/>
        <w:vanish w:val="0"/>
        <w:color w:val="000000"/>
        <w:spacing w:val="0"/>
        <w:position w:val="0"/>
        <w:sz w:val="24"/>
        <w:u w:val="none"/>
        <w:effect w:val="none"/>
        <w:vertAlign w:val="baseline"/>
        <w:em w:val="none"/>
        <w14:ligatures w14:val="none"/>
        <w14:numForm w14:val="default"/>
        <w14:numSpacing w14:val="default"/>
        <w14:stylisticSets/>
        <w14:cntxtAlts w14:val="0"/>
      </w:rPr>
    </w:lvl>
    <w:lvl w:ilvl="1">
      <w:start w:val="1"/>
      <w:numFmt w:val="decimalFullWidth"/>
      <w:suff w:val="nothing"/>
      <w:lvlText w:val="%1.%2"/>
      <w:lvlJc w:val="left"/>
      <w:pPr>
        <w:ind w:left="244" w:hanging="244"/>
      </w:pPr>
      <w:rPr>
        <w:rFonts w:ascii="ＭＳ ゴシック" w:eastAsia="ＭＳ ゴシック" w:hint="eastAsia"/>
        <w:b w:val="0"/>
        <w:i w:val="0"/>
        <w:snapToGrid w:val="0"/>
        <w:spacing w:val="0"/>
        <w:w w:val="100"/>
        <w:kern w:val="0"/>
        <w:position w:val="0"/>
        <w:sz w:val="24"/>
      </w:rPr>
    </w:lvl>
    <w:lvl w:ilvl="2">
      <w:start w:val="1"/>
      <w:numFmt w:val="decimal"/>
      <w:suff w:val="nothing"/>
      <w:lvlText w:val="%3)"/>
      <w:lvlJc w:val="left"/>
      <w:pPr>
        <w:ind w:left="238" w:hanging="119"/>
      </w:pPr>
      <w:rPr>
        <w:rFonts w:ascii="ＭＳ ゴシック" w:eastAsia="ＭＳ ゴシック" w:hint="eastAsia"/>
        <w:b w:val="0"/>
        <w:i w:val="0"/>
        <w:snapToGrid w:val="0"/>
        <w:spacing w:val="0"/>
        <w:w w:val="100"/>
        <w:kern w:val="0"/>
        <w:position w:val="0"/>
        <w:sz w:val="24"/>
      </w:rPr>
    </w:lvl>
    <w:lvl w:ilvl="3">
      <w:start w:val="1"/>
      <w:numFmt w:val="aiueoFullWidth"/>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1" w15:restartNumberingAfterBreak="0">
    <w:nsid w:val="3C4C6479"/>
    <w:multiLevelType w:val="hybridMultilevel"/>
    <w:tmpl w:val="E71EFCD6"/>
    <w:lvl w:ilvl="0" w:tplc="17266108">
      <w:start w:val="1"/>
      <w:numFmt w:val="decimalEnclosedCircle"/>
      <w:lvlText w:val="%1"/>
      <w:lvlJc w:val="left"/>
      <w:pPr>
        <w:ind w:left="458" w:hanging="360"/>
      </w:pPr>
      <w:rPr>
        <w:rFonts w:hint="default"/>
      </w:rPr>
    </w:lvl>
    <w:lvl w:ilvl="1" w:tplc="04090019" w:tentative="1">
      <w:start w:val="1"/>
      <w:numFmt w:val="lowerLetter"/>
      <w:lvlText w:val="%2."/>
      <w:lvlJc w:val="left"/>
      <w:pPr>
        <w:ind w:left="1178" w:hanging="360"/>
      </w:pPr>
    </w:lvl>
    <w:lvl w:ilvl="2" w:tplc="0409001B" w:tentative="1">
      <w:start w:val="1"/>
      <w:numFmt w:val="lowerRoman"/>
      <w:lvlText w:val="%3."/>
      <w:lvlJc w:val="right"/>
      <w:pPr>
        <w:ind w:left="1898" w:hanging="180"/>
      </w:pPr>
    </w:lvl>
    <w:lvl w:ilvl="3" w:tplc="0409000F" w:tentative="1">
      <w:start w:val="1"/>
      <w:numFmt w:val="decimal"/>
      <w:lvlText w:val="%4."/>
      <w:lvlJc w:val="left"/>
      <w:pPr>
        <w:ind w:left="2618" w:hanging="360"/>
      </w:pPr>
    </w:lvl>
    <w:lvl w:ilvl="4" w:tplc="04090019" w:tentative="1">
      <w:start w:val="1"/>
      <w:numFmt w:val="lowerLetter"/>
      <w:lvlText w:val="%5."/>
      <w:lvlJc w:val="left"/>
      <w:pPr>
        <w:ind w:left="3338" w:hanging="360"/>
      </w:pPr>
    </w:lvl>
    <w:lvl w:ilvl="5" w:tplc="0409001B" w:tentative="1">
      <w:start w:val="1"/>
      <w:numFmt w:val="lowerRoman"/>
      <w:lvlText w:val="%6."/>
      <w:lvlJc w:val="right"/>
      <w:pPr>
        <w:ind w:left="4058" w:hanging="180"/>
      </w:pPr>
    </w:lvl>
    <w:lvl w:ilvl="6" w:tplc="0409000F" w:tentative="1">
      <w:start w:val="1"/>
      <w:numFmt w:val="decimal"/>
      <w:lvlText w:val="%7."/>
      <w:lvlJc w:val="left"/>
      <w:pPr>
        <w:ind w:left="4778" w:hanging="360"/>
      </w:pPr>
    </w:lvl>
    <w:lvl w:ilvl="7" w:tplc="04090019" w:tentative="1">
      <w:start w:val="1"/>
      <w:numFmt w:val="lowerLetter"/>
      <w:lvlText w:val="%8."/>
      <w:lvlJc w:val="left"/>
      <w:pPr>
        <w:ind w:left="5498" w:hanging="360"/>
      </w:pPr>
    </w:lvl>
    <w:lvl w:ilvl="8" w:tplc="0409001B" w:tentative="1">
      <w:start w:val="1"/>
      <w:numFmt w:val="lowerRoman"/>
      <w:lvlText w:val="%9."/>
      <w:lvlJc w:val="right"/>
      <w:pPr>
        <w:ind w:left="6218" w:hanging="180"/>
      </w:pPr>
    </w:lvl>
  </w:abstractNum>
  <w:abstractNum w:abstractNumId="2" w15:restartNumberingAfterBreak="0">
    <w:nsid w:val="3F9D2D30"/>
    <w:multiLevelType w:val="hybridMultilevel"/>
    <w:tmpl w:val="F08CD94C"/>
    <w:lvl w:ilvl="0" w:tplc="4A88C0DA">
      <w:start w:val="1"/>
      <w:numFmt w:val="decimalEnclosedCircle"/>
      <w:lvlText w:val="%1"/>
      <w:lvlJc w:val="left"/>
      <w:pPr>
        <w:ind w:left="458" w:hanging="360"/>
      </w:pPr>
      <w:rPr>
        <w:rFonts w:hint="default"/>
      </w:rPr>
    </w:lvl>
    <w:lvl w:ilvl="1" w:tplc="D12ACF92">
      <w:start w:val="1"/>
      <w:numFmt w:val="decimalEnclosedCircle"/>
      <w:lvlText w:val="%2"/>
      <w:lvlJc w:val="left"/>
      <w:pPr>
        <w:ind w:left="878" w:hanging="360"/>
      </w:pPr>
      <w:rPr>
        <w:rFonts w:hAnsi="ＭＳ 明朝" w:cs="ＭＳ 明朝" w:hint="default"/>
      </w:rPr>
    </w:lvl>
    <w:lvl w:ilvl="2" w:tplc="04090011" w:tentative="1">
      <w:start w:val="1"/>
      <w:numFmt w:val="decimalEnclosedCircle"/>
      <w:lvlText w:val="%3"/>
      <w:lvlJc w:val="left"/>
      <w:pPr>
        <w:ind w:left="1358" w:hanging="420"/>
      </w:pPr>
    </w:lvl>
    <w:lvl w:ilvl="3" w:tplc="0409000F" w:tentative="1">
      <w:start w:val="1"/>
      <w:numFmt w:val="decimal"/>
      <w:lvlText w:val="%4."/>
      <w:lvlJc w:val="left"/>
      <w:pPr>
        <w:ind w:left="1778" w:hanging="420"/>
      </w:pPr>
    </w:lvl>
    <w:lvl w:ilvl="4" w:tplc="04090017" w:tentative="1">
      <w:start w:val="1"/>
      <w:numFmt w:val="aiueoFullWidth"/>
      <w:lvlText w:val="(%5)"/>
      <w:lvlJc w:val="left"/>
      <w:pPr>
        <w:ind w:left="2198" w:hanging="420"/>
      </w:pPr>
    </w:lvl>
    <w:lvl w:ilvl="5" w:tplc="04090011" w:tentative="1">
      <w:start w:val="1"/>
      <w:numFmt w:val="decimalEnclosedCircle"/>
      <w:lvlText w:val="%6"/>
      <w:lvlJc w:val="left"/>
      <w:pPr>
        <w:ind w:left="2618" w:hanging="420"/>
      </w:pPr>
    </w:lvl>
    <w:lvl w:ilvl="6" w:tplc="0409000F" w:tentative="1">
      <w:start w:val="1"/>
      <w:numFmt w:val="decimal"/>
      <w:lvlText w:val="%7."/>
      <w:lvlJc w:val="left"/>
      <w:pPr>
        <w:ind w:left="3038" w:hanging="420"/>
      </w:pPr>
    </w:lvl>
    <w:lvl w:ilvl="7" w:tplc="04090017" w:tentative="1">
      <w:start w:val="1"/>
      <w:numFmt w:val="aiueoFullWidth"/>
      <w:lvlText w:val="(%8)"/>
      <w:lvlJc w:val="left"/>
      <w:pPr>
        <w:ind w:left="3458" w:hanging="420"/>
      </w:pPr>
    </w:lvl>
    <w:lvl w:ilvl="8" w:tplc="04090011" w:tentative="1">
      <w:start w:val="1"/>
      <w:numFmt w:val="decimalEnclosedCircle"/>
      <w:lvlText w:val="%9"/>
      <w:lvlJc w:val="left"/>
      <w:pPr>
        <w:ind w:left="3878" w:hanging="420"/>
      </w:pPr>
    </w:lvl>
  </w:abstractNum>
  <w:abstractNum w:abstractNumId="3" w15:restartNumberingAfterBreak="0">
    <w:nsid w:val="58B6768B"/>
    <w:multiLevelType w:val="hybridMultilevel"/>
    <w:tmpl w:val="CABABB02"/>
    <w:lvl w:ilvl="0" w:tplc="11A42564">
      <w:start w:val="2"/>
      <w:numFmt w:val="decimalEnclosedCircle"/>
      <w:lvlText w:val="%1"/>
      <w:lvlJc w:val="left"/>
      <w:pPr>
        <w:ind w:left="0" w:firstLine="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F877D38"/>
    <w:multiLevelType w:val="hybridMultilevel"/>
    <w:tmpl w:val="FFD8BB60"/>
    <w:lvl w:ilvl="0" w:tplc="2284A1E2">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5" w15:restartNumberingAfterBreak="0">
    <w:nsid w:val="613B5205"/>
    <w:multiLevelType w:val="multilevel"/>
    <w:tmpl w:val="BA34FD78"/>
    <w:lvl w:ilvl="0">
      <w:start w:val="1"/>
      <w:numFmt w:val="decimalFullWidth"/>
      <w:pStyle w:val="1"/>
      <w:suff w:val="nothing"/>
      <w:lvlText w:val="%1"/>
      <w:lvlJc w:val="left"/>
      <w:pPr>
        <w:ind w:left="238" w:hanging="238"/>
      </w:pPr>
      <w:rPr>
        <w:rFonts w:ascii="ＭＳ ゴシック" w:eastAsia="ＭＳ ゴシック" w:hint="eastAsia"/>
        <w:b w:val="0"/>
        <w:bCs w:val="0"/>
        <w:i w:val="0"/>
        <w:iCs w:val="0"/>
        <w:caps w:val="0"/>
        <w:strike w:val="0"/>
        <w:dstrike w:val="0"/>
        <w:vanish w:val="0"/>
        <w:color w:val="000000"/>
        <w:spacing w:val="0"/>
        <w:position w:val="0"/>
        <w:sz w:val="24"/>
        <w:u w:val="none"/>
        <w:effect w:val="none"/>
        <w:vertAlign w:val="baseline"/>
        <w:em w:v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238"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6" w15:restartNumberingAfterBreak="0">
    <w:nsid w:val="757F6229"/>
    <w:multiLevelType w:val="hybridMultilevel"/>
    <w:tmpl w:val="290063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5"/>
  </w:num>
  <w:num w:numId="13">
    <w:abstractNumId w:val="5"/>
  </w:num>
  <w:num w:numId="14">
    <w:abstractNumId w:val="1"/>
  </w:num>
  <w:num w:numId="15">
    <w:abstractNumId w:val="2"/>
  </w:num>
  <w:num w:numId="16">
    <w:abstractNumId w:val="4"/>
  </w:num>
  <w:num w:numId="17">
    <w:abstractNumId w:val="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B1E"/>
    <w:rsid w:val="000005BB"/>
    <w:rsid w:val="0000550D"/>
    <w:rsid w:val="00005707"/>
    <w:rsid w:val="00011325"/>
    <w:rsid w:val="00020221"/>
    <w:rsid w:val="00021473"/>
    <w:rsid w:val="00024BCB"/>
    <w:rsid w:val="0002585E"/>
    <w:rsid w:val="00036EFB"/>
    <w:rsid w:val="00041117"/>
    <w:rsid w:val="00046055"/>
    <w:rsid w:val="0004655A"/>
    <w:rsid w:val="000508AD"/>
    <w:rsid w:val="000513E5"/>
    <w:rsid w:val="000535F7"/>
    <w:rsid w:val="000554B9"/>
    <w:rsid w:val="00055710"/>
    <w:rsid w:val="0006312B"/>
    <w:rsid w:val="000639FE"/>
    <w:rsid w:val="00063C0D"/>
    <w:rsid w:val="00064AB4"/>
    <w:rsid w:val="0007001C"/>
    <w:rsid w:val="000715F0"/>
    <w:rsid w:val="00075923"/>
    <w:rsid w:val="00077CD0"/>
    <w:rsid w:val="000828DF"/>
    <w:rsid w:val="00090155"/>
    <w:rsid w:val="00096B2D"/>
    <w:rsid w:val="000A2A0E"/>
    <w:rsid w:val="000A4600"/>
    <w:rsid w:val="000B099E"/>
    <w:rsid w:val="000B156B"/>
    <w:rsid w:val="000B157D"/>
    <w:rsid w:val="000B4813"/>
    <w:rsid w:val="000B5E77"/>
    <w:rsid w:val="000C0515"/>
    <w:rsid w:val="000C136B"/>
    <w:rsid w:val="000C3B4F"/>
    <w:rsid w:val="000C3FD4"/>
    <w:rsid w:val="000D35C6"/>
    <w:rsid w:val="000D3621"/>
    <w:rsid w:val="000D73F7"/>
    <w:rsid w:val="000E08E8"/>
    <w:rsid w:val="000F1C02"/>
    <w:rsid w:val="0010026B"/>
    <w:rsid w:val="0010182F"/>
    <w:rsid w:val="001045EC"/>
    <w:rsid w:val="00113196"/>
    <w:rsid w:val="00121132"/>
    <w:rsid w:val="00123459"/>
    <w:rsid w:val="00124264"/>
    <w:rsid w:val="0012644C"/>
    <w:rsid w:val="0013464E"/>
    <w:rsid w:val="0013747A"/>
    <w:rsid w:val="001442A4"/>
    <w:rsid w:val="001510C8"/>
    <w:rsid w:val="00153DE6"/>
    <w:rsid w:val="00153E9A"/>
    <w:rsid w:val="00156BA4"/>
    <w:rsid w:val="00161517"/>
    <w:rsid w:val="00163F9F"/>
    <w:rsid w:val="001702C5"/>
    <w:rsid w:val="00170572"/>
    <w:rsid w:val="00170F5D"/>
    <w:rsid w:val="001716F1"/>
    <w:rsid w:val="00172D8B"/>
    <w:rsid w:val="00176349"/>
    <w:rsid w:val="001774E8"/>
    <w:rsid w:val="00177B9A"/>
    <w:rsid w:val="00177EA3"/>
    <w:rsid w:val="001811D7"/>
    <w:rsid w:val="001836C2"/>
    <w:rsid w:val="00185598"/>
    <w:rsid w:val="001901B6"/>
    <w:rsid w:val="00190E2B"/>
    <w:rsid w:val="00194908"/>
    <w:rsid w:val="00196940"/>
    <w:rsid w:val="001975CA"/>
    <w:rsid w:val="001A1198"/>
    <w:rsid w:val="001A1E7C"/>
    <w:rsid w:val="001A3A73"/>
    <w:rsid w:val="001B03FC"/>
    <w:rsid w:val="001B1696"/>
    <w:rsid w:val="001B2767"/>
    <w:rsid w:val="001B51C2"/>
    <w:rsid w:val="001B7359"/>
    <w:rsid w:val="001C09C5"/>
    <w:rsid w:val="001C27A2"/>
    <w:rsid w:val="001C455B"/>
    <w:rsid w:val="001D1748"/>
    <w:rsid w:val="001D1ECC"/>
    <w:rsid w:val="001D2F82"/>
    <w:rsid w:val="001D599E"/>
    <w:rsid w:val="001D5C18"/>
    <w:rsid w:val="001D5F23"/>
    <w:rsid w:val="001D6004"/>
    <w:rsid w:val="001D6B26"/>
    <w:rsid w:val="001D701F"/>
    <w:rsid w:val="001D7EA7"/>
    <w:rsid w:val="001E6EE2"/>
    <w:rsid w:val="001F0B1E"/>
    <w:rsid w:val="001F0F9B"/>
    <w:rsid w:val="001F1D83"/>
    <w:rsid w:val="001F3C52"/>
    <w:rsid w:val="0020031F"/>
    <w:rsid w:val="002011CF"/>
    <w:rsid w:val="00206832"/>
    <w:rsid w:val="00214148"/>
    <w:rsid w:val="0021421B"/>
    <w:rsid w:val="00216867"/>
    <w:rsid w:val="00216A13"/>
    <w:rsid w:val="00221152"/>
    <w:rsid w:val="00226A72"/>
    <w:rsid w:val="002278F5"/>
    <w:rsid w:val="00227E1B"/>
    <w:rsid w:val="0023333E"/>
    <w:rsid w:val="00241E61"/>
    <w:rsid w:val="00247D91"/>
    <w:rsid w:val="00251C80"/>
    <w:rsid w:val="00253B8F"/>
    <w:rsid w:val="0025485A"/>
    <w:rsid w:val="00255954"/>
    <w:rsid w:val="0026022E"/>
    <w:rsid w:val="00262CC1"/>
    <w:rsid w:val="00263D88"/>
    <w:rsid w:val="00274BDD"/>
    <w:rsid w:val="002752A8"/>
    <w:rsid w:val="00277FBE"/>
    <w:rsid w:val="002810B0"/>
    <w:rsid w:val="0028257B"/>
    <w:rsid w:val="00285A2E"/>
    <w:rsid w:val="0029096F"/>
    <w:rsid w:val="00290A79"/>
    <w:rsid w:val="002926DB"/>
    <w:rsid w:val="00292B61"/>
    <w:rsid w:val="00295569"/>
    <w:rsid w:val="00295ED9"/>
    <w:rsid w:val="002A289B"/>
    <w:rsid w:val="002A5012"/>
    <w:rsid w:val="002A6CEF"/>
    <w:rsid w:val="002A6F86"/>
    <w:rsid w:val="002A7585"/>
    <w:rsid w:val="002B509D"/>
    <w:rsid w:val="002B6BCD"/>
    <w:rsid w:val="002C00AC"/>
    <w:rsid w:val="002C260E"/>
    <w:rsid w:val="002C37EC"/>
    <w:rsid w:val="002C3F07"/>
    <w:rsid w:val="002C459E"/>
    <w:rsid w:val="002C5097"/>
    <w:rsid w:val="002C6A59"/>
    <w:rsid w:val="002C7608"/>
    <w:rsid w:val="002C7A2C"/>
    <w:rsid w:val="002D255E"/>
    <w:rsid w:val="002D404C"/>
    <w:rsid w:val="002D7A2D"/>
    <w:rsid w:val="002E08EC"/>
    <w:rsid w:val="002E22E2"/>
    <w:rsid w:val="002E2A1D"/>
    <w:rsid w:val="002E3834"/>
    <w:rsid w:val="002E3916"/>
    <w:rsid w:val="002E3AD7"/>
    <w:rsid w:val="002E6D6C"/>
    <w:rsid w:val="002E6DA5"/>
    <w:rsid w:val="002E76D2"/>
    <w:rsid w:val="002F0EFB"/>
    <w:rsid w:val="002F4BBD"/>
    <w:rsid w:val="00300576"/>
    <w:rsid w:val="00300A2A"/>
    <w:rsid w:val="00304E75"/>
    <w:rsid w:val="00306B9B"/>
    <w:rsid w:val="00307858"/>
    <w:rsid w:val="00307E70"/>
    <w:rsid w:val="00311975"/>
    <w:rsid w:val="003149AC"/>
    <w:rsid w:val="00315728"/>
    <w:rsid w:val="00316765"/>
    <w:rsid w:val="00317436"/>
    <w:rsid w:val="00317904"/>
    <w:rsid w:val="00320D9A"/>
    <w:rsid w:val="00321FB9"/>
    <w:rsid w:val="00322C7F"/>
    <w:rsid w:val="00322E84"/>
    <w:rsid w:val="00326BB5"/>
    <w:rsid w:val="0033062B"/>
    <w:rsid w:val="00331548"/>
    <w:rsid w:val="003332EE"/>
    <w:rsid w:val="00334931"/>
    <w:rsid w:val="00335CA1"/>
    <w:rsid w:val="00335CAB"/>
    <w:rsid w:val="003410C4"/>
    <w:rsid w:val="00342C34"/>
    <w:rsid w:val="003431B1"/>
    <w:rsid w:val="003454B8"/>
    <w:rsid w:val="00351A49"/>
    <w:rsid w:val="00353C25"/>
    <w:rsid w:val="0035588D"/>
    <w:rsid w:val="0036043D"/>
    <w:rsid w:val="003605F8"/>
    <w:rsid w:val="0036665D"/>
    <w:rsid w:val="00367246"/>
    <w:rsid w:val="00370D10"/>
    <w:rsid w:val="003818E1"/>
    <w:rsid w:val="0038340A"/>
    <w:rsid w:val="0039011D"/>
    <w:rsid w:val="003908D8"/>
    <w:rsid w:val="0039135A"/>
    <w:rsid w:val="00396515"/>
    <w:rsid w:val="00397AA4"/>
    <w:rsid w:val="003A6C24"/>
    <w:rsid w:val="003B3EE5"/>
    <w:rsid w:val="003B45A3"/>
    <w:rsid w:val="003B5F94"/>
    <w:rsid w:val="003B6DD0"/>
    <w:rsid w:val="003C0B72"/>
    <w:rsid w:val="003C6464"/>
    <w:rsid w:val="003D137E"/>
    <w:rsid w:val="003D330D"/>
    <w:rsid w:val="003D50FF"/>
    <w:rsid w:val="003E1326"/>
    <w:rsid w:val="003E36F0"/>
    <w:rsid w:val="003E46ED"/>
    <w:rsid w:val="003E4E64"/>
    <w:rsid w:val="003E6BD5"/>
    <w:rsid w:val="003E7E7A"/>
    <w:rsid w:val="003F30CF"/>
    <w:rsid w:val="003F778E"/>
    <w:rsid w:val="0041375D"/>
    <w:rsid w:val="0041443F"/>
    <w:rsid w:val="00421C3C"/>
    <w:rsid w:val="00422424"/>
    <w:rsid w:val="00422BCE"/>
    <w:rsid w:val="00423F06"/>
    <w:rsid w:val="00427656"/>
    <w:rsid w:val="004322B6"/>
    <w:rsid w:val="00432A83"/>
    <w:rsid w:val="00434ADA"/>
    <w:rsid w:val="0043621A"/>
    <w:rsid w:val="00437E65"/>
    <w:rsid w:val="004401DB"/>
    <w:rsid w:val="00440F93"/>
    <w:rsid w:val="00441D34"/>
    <w:rsid w:val="00445DCB"/>
    <w:rsid w:val="004469DE"/>
    <w:rsid w:val="004503B6"/>
    <w:rsid w:val="00460C11"/>
    <w:rsid w:val="0047068C"/>
    <w:rsid w:val="00470753"/>
    <w:rsid w:val="004722CD"/>
    <w:rsid w:val="00472BF4"/>
    <w:rsid w:val="00475AB1"/>
    <w:rsid w:val="00481703"/>
    <w:rsid w:val="00485D98"/>
    <w:rsid w:val="004876B8"/>
    <w:rsid w:val="00490456"/>
    <w:rsid w:val="00492B4C"/>
    <w:rsid w:val="00495BDD"/>
    <w:rsid w:val="004960DD"/>
    <w:rsid w:val="004965A4"/>
    <w:rsid w:val="004A38F8"/>
    <w:rsid w:val="004B01B2"/>
    <w:rsid w:val="004B1953"/>
    <w:rsid w:val="004B1C81"/>
    <w:rsid w:val="004B3537"/>
    <w:rsid w:val="004B41CE"/>
    <w:rsid w:val="004B6F8E"/>
    <w:rsid w:val="004B7B4F"/>
    <w:rsid w:val="004C2192"/>
    <w:rsid w:val="004D2752"/>
    <w:rsid w:val="004D61D9"/>
    <w:rsid w:val="004E1DCA"/>
    <w:rsid w:val="004E3C1A"/>
    <w:rsid w:val="004E4C67"/>
    <w:rsid w:val="004E5AFC"/>
    <w:rsid w:val="004F12C3"/>
    <w:rsid w:val="004F2449"/>
    <w:rsid w:val="004F2BAB"/>
    <w:rsid w:val="004F4335"/>
    <w:rsid w:val="004F4611"/>
    <w:rsid w:val="00501339"/>
    <w:rsid w:val="00502572"/>
    <w:rsid w:val="00503B5D"/>
    <w:rsid w:val="0050652D"/>
    <w:rsid w:val="005079D5"/>
    <w:rsid w:val="00513C95"/>
    <w:rsid w:val="00516366"/>
    <w:rsid w:val="00520737"/>
    <w:rsid w:val="00522739"/>
    <w:rsid w:val="00526757"/>
    <w:rsid w:val="0052784F"/>
    <w:rsid w:val="00530203"/>
    <w:rsid w:val="005312C4"/>
    <w:rsid w:val="005321A9"/>
    <w:rsid w:val="00532746"/>
    <w:rsid w:val="00537984"/>
    <w:rsid w:val="005422AC"/>
    <w:rsid w:val="005422C6"/>
    <w:rsid w:val="00543256"/>
    <w:rsid w:val="0054544C"/>
    <w:rsid w:val="005474B7"/>
    <w:rsid w:val="00551A57"/>
    <w:rsid w:val="00557E2C"/>
    <w:rsid w:val="00564124"/>
    <w:rsid w:val="00564FF5"/>
    <w:rsid w:val="00565217"/>
    <w:rsid w:val="00574758"/>
    <w:rsid w:val="005755FD"/>
    <w:rsid w:val="00580461"/>
    <w:rsid w:val="0058425A"/>
    <w:rsid w:val="00592286"/>
    <w:rsid w:val="005956ED"/>
    <w:rsid w:val="005A0576"/>
    <w:rsid w:val="005A2F12"/>
    <w:rsid w:val="005A7432"/>
    <w:rsid w:val="005B181C"/>
    <w:rsid w:val="005B387D"/>
    <w:rsid w:val="005B3B87"/>
    <w:rsid w:val="005B3C4C"/>
    <w:rsid w:val="005B56E1"/>
    <w:rsid w:val="005C0E54"/>
    <w:rsid w:val="005C68F8"/>
    <w:rsid w:val="005D1762"/>
    <w:rsid w:val="005D1BDA"/>
    <w:rsid w:val="005D201F"/>
    <w:rsid w:val="005D3313"/>
    <w:rsid w:val="005D3953"/>
    <w:rsid w:val="005D6501"/>
    <w:rsid w:val="005E06EA"/>
    <w:rsid w:val="005E1A4F"/>
    <w:rsid w:val="005E4144"/>
    <w:rsid w:val="005E5638"/>
    <w:rsid w:val="005E69C9"/>
    <w:rsid w:val="005F5C7F"/>
    <w:rsid w:val="005F7661"/>
    <w:rsid w:val="00603B57"/>
    <w:rsid w:val="00603FD0"/>
    <w:rsid w:val="006042A1"/>
    <w:rsid w:val="00604DC3"/>
    <w:rsid w:val="00612230"/>
    <w:rsid w:val="00612BD0"/>
    <w:rsid w:val="00613B02"/>
    <w:rsid w:val="0061504B"/>
    <w:rsid w:val="00615363"/>
    <w:rsid w:val="00620A8E"/>
    <w:rsid w:val="006219EA"/>
    <w:rsid w:val="00626A7C"/>
    <w:rsid w:val="00630734"/>
    <w:rsid w:val="006328CC"/>
    <w:rsid w:val="00635503"/>
    <w:rsid w:val="00635FEB"/>
    <w:rsid w:val="006405D3"/>
    <w:rsid w:val="00641392"/>
    <w:rsid w:val="00644A71"/>
    <w:rsid w:val="00645B08"/>
    <w:rsid w:val="00646216"/>
    <w:rsid w:val="00646BE4"/>
    <w:rsid w:val="00647F85"/>
    <w:rsid w:val="00650121"/>
    <w:rsid w:val="00650198"/>
    <w:rsid w:val="00652550"/>
    <w:rsid w:val="00652B1E"/>
    <w:rsid w:val="006547F9"/>
    <w:rsid w:val="00656E14"/>
    <w:rsid w:val="00657934"/>
    <w:rsid w:val="00663A0D"/>
    <w:rsid w:val="00663DF4"/>
    <w:rsid w:val="0066566C"/>
    <w:rsid w:val="00666271"/>
    <w:rsid w:val="00672907"/>
    <w:rsid w:val="00674BFD"/>
    <w:rsid w:val="00682202"/>
    <w:rsid w:val="0068476E"/>
    <w:rsid w:val="00687C8D"/>
    <w:rsid w:val="00697DF3"/>
    <w:rsid w:val="00697F66"/>
    <w:rsid w:val="006A1AB4"/>
    <w:rsid w:val="006A1D26"/>
    <w:rsid w:val="006A4EEF"/>
    <w:rsid w:val="006A7FEC"/>
    <w:rsid w:val="006B02C8"/>
    <w:rsid w:val="006B0719"/>
    <w:rsid w:val="006B14B1"/>
    <w:rsid w:val="006B4CC2"/>
    <w:rsid w:val="006B4E74"/>
    <w:rsid w:val="006B6920"/>
    <w:rsid w:val="006B6BEA"/>
    <w:rsid w:val="006B7E55"/>
    <w:rsid w:val="006C243B"/>
    <w:rsid w:val="006C2B5E"/>
    <w:rsid w:val="006D00EE"/>
    <w:rsid w:val="006D6C59"/>
    <w:rsid w:val="006E024D"/>
    <w:rsid w:val="006E31D6"/>
    <w:rsid w:val="006E6F03"/>
    <w:rsid w:val="006F7369"/>
    <w:rsid w:val="006F7BAF"/>
    <w:rsid w:val="00700275"/>
    <w:rsid w:val="00702AB0"/>
    <w:rsid w:val="0070357D"/>
    <w:rsid w:val="007069F9"/>
    <w:rsid w:val="00712C93"/>
    <w:rsid w:val="00720223"/>
    <w:rsid w:val="0072417D"/>
    <w:rsid w:val="00727A34"/>
    <w:rsid w:val="00727C22"/>
    <w:rsid w:val="00727E66"/>
    <w:rsid w:val="0073078A"/>
    <w:rsid w:val="007321AA"/>
    <w:rsid w:val="00734874"/>
    <w:rsid w:val="00735CAC"/>
    <w:rsid w:val="007368B2"/>
    <w:rsid w:val="00744563"/>
    <w:rsid w:val="0074776A"/>
    <w:rsid w:val="0075216B"/>
    <w:rsid w:val="0075236C"/>
    <w:rsid w:val="00752FBA"/>
    <w:rsid w:val="00754E30"/>
    <w:rsid w:val="00760B9C"/>
    <w:rsid w:val="00763711"/>
    <w:rsid w:val="00763952"/>
    <w:rsid w:val="00765B57"/>
    <w:rsid w:val="0076665D"/>
    <w:rsid w:val="00766C04"/>
    <w:rsid w:val="007828A4"/>
    <w:rsid w:val="00782A87"/>
    <w:rsid w:val="00786387"/>
    <w:rsid w:val="00786BAA"/>
    <w:rsid w:val="00791EBB"/>
    <w:rsid w:val="00793875"/>
    <w:rsid w:val="00793C0C"/>
    <w:rsid w:val="00794037"/>
    <w:rsid w:val="00794435"/>
    <w:rsid w:val="00797237"/>
    <w:rsid w:val="007A096F"/>
    <w:rsid w:val="007A09DC"/>
    <w:rsid w:val="007A265B"/>
    <w:rsid w:val="007A2A7C"/>
    <w:rsid w:val="007A433E"/>
    <w:rsid w:val="007B0737"/>
    <w:rsid w:val="007B0DF9"/>
    <w:rsid w:val="007B3944"/>
    <w:rsid w:val="007B47B2"/>
    <w:rsid w:val="007B67FB"/>
    <w:rsid w:val="007D1D9C"/>
    <w:rsid w:val="007D226D"/>
    <w:rsid w:val="007D54A8"/>
    <w:rsid w:val="007E1959"/>
    <w:rsid w:val="007E327D"/>
    <w:rsid w:val="007E32B4"/>
    <w:rsid w:val="007E567B"/>
    <w:rsid w:val="007F2C31"/>
    <w:rsid w:val="00801160"/>
    <w:rsid w:val="00803165"/>
    <w:rsid w:val="0081197E"/>
    <w:rsid w:val="00812D96"/>
    <w:rsid w:val="00816D84"/>
    <w:rsid w:val="00821147"/>
    <w:rsid w:val="008214E7"/>
    <w:rsid w:val="0082166F"/>
    <w:rsid w:val="00824384"/>
    <w:rsid w:val="008245C6"/>
    <w:rsid w:val="008252A9"/>
    <w:rsid w:val="00826DAF"/>
    <w:rsid w:val="00830F6E"/>
    <w:rsid w:val="00831978"/>
    <w:rsid w:val="00834909"/>
    <w:rsid w:val="008435A3"/>
    <w:rsid w:val="008471DA"/>
    <w:rsid w:val="008509B0"/>
    <w:rsid w:val="00854E80"/>
    <w:rsid w:val="00854EF9"/>
    <w:rsid w:val="008554DA"/>
    <w:rsid w:val="008673F4"/>
    <w:rsid w:val="0086745B"/>
    <w:rsid w:val="00867939"/>
    <w:rsid w:val="008723F3"/>
    <w:rsid w:val="0087280D"/>
    <w:rsid w:val="00874C90"/>
    <w:rsid w:val="00876D26"/>
    <w:rsid w:val="00877665"/>
    <w:rsid w:val="0087766B"/>
    <w:rsid w:val="00880EDD"/>
    <w:rsid w:val="00881DA2"/>
    <w:rsid w:val="0088327E"/>
    <w:rsid w:val="0088728E"/>
    <w:rsid w:val="00892214"/>
    <w:rsid w:val="00893DEC"/>
    <w:rsid w:val="008A267C"/>
    <w:rsid w:val="008A26A2"/>
    <w:rsid w:val="008A271B"/>
    <w:rsid w:val="008A31A4"/>
    <w:rsid w:val="008A3D83"/>
    <w:rsid w:val="008A429F"/>
    <w:rsid w:val="008A476A"/>
    <w:rsid w:val="008A5BC1"/>
    <w:rsid w:val="008B53B3"/>
    <w:rsid w:val="008B543B"/>
    <w:rsid w:val="008B7A22"/>
    <w:rsid w:val="008C0503"/>
    <w:rsid w:val="008C0AC9"/>
    <w:rsid w:val="008C1FF7"/>
    <w:rsid w:val="008C51A6"/>
    <w:rsid w:val="008D0142"/>
    <w:rsid w:val="008D1BEF"/>
    <w:rsid w:val="008D5D94"/>
    <w:rsid w:val="008E7A3E"/>
    <w:rsid w:val="008F4A16"/>
    <w:rsid w:val="009030B6"/>
    <w:rsid w:val="00904202"/>
    <w:rsid w:val="009045AC"/>
    <w:rsid w:val="00916D2D"/>
    <w:rsid w:val="00917EAB"/>
    <w:rsid w:val="0092470D"/>
    <w:rsid w:val="00931B1E"/>
    <w:rsid w:val="00932CFE"/>
    <w:rsid w:val="00933A01"/>
    <w:rsid w:val="00934A53"/>
    <w:rsid w:val="00934D72"/>
    <w:rsid w:val="009354E7"/>
    <w:rsid w:val="00936278"/>
    <w:rsid w:val="009373E5"/>
    <w:rsid w:val="00937960"/>
    <w:rsid w:val="009402C1"/>
    <w:rsid w:val="0094272B"/>
    <w:rsid w:val="009429E0"/>
    <w:rsid w:val="009444AE"/>
    <w:rsid w:val="009532A8"/>
    <w:rsid w:val="009551FD"/>
    <w:rsid w:val="00961EBA"/>
    <w:rsid w:val="0096208E"/>
    <w:rsid w:val="00964315"/>
    <w:rsid w:val="00964683"/>
    <w:rsid w:val="00966158"/>
    <w:rsid w:val="00966A1C"/>
    <w:rsid w:val="00973312"/>
    <w:rsid w:val="009757E3"/>
    <w:rsid w:val="00982987"/>
    <w:rsid w:val="00982F56"/>
    <w:rsid w:val="00983260"/>
    <w:rsid w:val="00987DD8"/>
    <w:rsid w:val="0099134D"/>
    <w:rsid w:val="009951B7"/>
    <w:rsid w:val="00997256"/>
    <w:rsid w:val="00997320"/>
    <w:rsid w:val="00997C63"/>
    <w:rsid w:val="009A0EFD"/>
    <w:rsid w:val="009A2348"/>
    <w:rsid w:val="009A4594"/>
    <w:rsid w:val="009A4767"/>
    <w:rsid w:val="009A5CA0"/>
    <w:rsid w:val="009A79CE"/>
    <w:rsid w:val="009B151C"/>
    <w:rsid w:val="009B3684"/>
    <w:rsid w:val="009C1C10"/>
    <w:rsid w:val="009C514F"/>
    <w:rsid w:val="009C5368"/>
    <w:rsid w:val="009C66EA"/>
    <w:rsid w:val="009D17C1"/>
    <w:rsid w:val="009D3A8A"/>
    <w:rsid w:val="009D413A"/>
    <w:rsid w:val="009D6077"/>
    <w:rsid w:val="009E04DE"/>
    <w:rsid w:val="009E102D"/>
    <w:rsid w:val="009F0814"/>
    <w:rsid w:val="009F265D"/>
    <w:rsid w:val="009F36E1"/>
    <w:rsid w:val="009F3DD8"/>
    <w:rsid w:val="009F4D48"/>
    <w:rsid w:val="00A001FA"/>
    <w:rsid w:val="00A01B27"/>
    <w:rsid w:val="00A02536"/>
    <w:rsid w:val="00A031C3"/>
    <w:rsid w:val="00A04B26"/>
    <w:rsid w:val="00A0649D"/>
    <w:rsid w:val="00A06C8D"/>
    <w:rsid w:val="00A06FFD"/>
    <w:rsid w:val="00A073EE"/>
    <w:rsid w:val="00A15A67"/>
    <w:rsid w:val="00A16BBB"/>
    <w:rsid w:val="00A2040E"/>
    <w:rsid w:val="00A21FD7"/>
    <w:rsid w:val="00A26520"/>
    <w:rsid w:val="00A26780"/>
    <w:rsid w:val="00A27514"/>
    <w:rsid w:val="00A3242E"/>
    <w:rsid w:val="00A33ACC"/>
    <w:rsid w:val="00A34D06"/>
    <w:rsid w:val="00A36177"/>
    <w:rsid w:val="00A44F8D"/>
    <w:rsid w:val="00A51C7A"/>
    <w:rsid w:val="00A5231E"/>
    <w:rsid w:val="00A53232"/>
    <w:rsid w:val="00A552C5"/>
    <w:rsid w:val="00A55C81"/>
    <w:rsid w:val="00A610FE"/>
    <w:rsid w:val="00A62BD6"/>
    <w:rsid w:val="00A63F51"/>
    <w:rsid w:val="00A64DC2"/>
    <w:rsid w:val="00A704C1"/>
    <w:rsid w:val="00A70E91"/>
    <w:rsid w:val="00A74E32"/>
    <w:rsid w:val="00A751ED"/>
    <w:rsid w:val="00A75C88"/>
    <w:rsid w:val="00A77E94"/>
    <w:rsid w:val="00A8739E"/>
    <w:rsid w:val="00A925D1"/>
    <w:rsid w:val="00A933D3"/>
    <w:rsid w:val="00A94486"/>
    <w:rsid w:val="00A94572"/>
    <w:rsid w:val="00A94592"/>
    <w:rsid w:val="00A94831"/>
    <w:rsid w:val="00A958FE"/>
    <w:rsid w:val="00A95981"/>
    <w:rsid w:val="00A970BE"/>
    <w:rsid w:val="00A975C9"/>
    <w:rsid w:val="00AA08A8"/>
    <w:rsid w:val="00AA651C"/>
    <w:rsid w:val="00AA7F4E"/>
    <w:rsid w:val="00AB0B40"/>
    <w:rsid w:val="00AB3899"/>
    <w:rsid w:val="00AB3D73"/>
    <w:rsid w:val="00AB4F72"/>
    <w:rsid w:val="00AB5E0E"/>
    <w:rsid w:val="00AC1097"/>
    <w:rsid w:val="00AC467B"/>
    <w:rsid w:val="00AC50D8"/>
    <w:rsid w:val="00AC56BF"/>
    <w:rsid w:val="00AC57E8"/>
    <w:rsid w:val="00AC589A"/>
    <w:rsid w:val="00AC5925"/>
    <w:rsid w:val="00AC6C7E"/>
    <w:rsid w:val="00AE248C"/>
    <w:rsid w:val="00AE74D6"/>
    <w:rsid w:val="00AF1293"/>
    <w:rsid w:val="00AF600F"/>
    <w:rsid w:val="00B00E79"/>
    <w:rsid w:val="00B01E64"/>
    <w:rsid w:val="00B01EEE"/>
    <w:rsid w:val="00B04A20"/>
    <w:rsid w:val="00B063D3"/>
    <w:rsid w:val="00B11C4B"/>
    <w:rsid w:val="00B15906"/>
    <w:rsid w:val="00B20443"/>
    <w:rsid w:val="00B2155F"/>
    <w:rsid w:val="00B229D4"/>
    <w:rsid w:val="00B2660C"/>
    <w:rsid w:val="00B26620"/>
    <w:rsid w:val="00B27487"/>
    <w:rsid w:val="00B30F86"/>
    <w:rsid w:val="00B32223"/>
    <w:rsid w:val="00B369A6"/>
    <w:rsid w:val="00B4630C"/>
    <w:rsid w:val="00B476DF"/>
    <w:rsid w:val="00B478EB"/>
    <w:rsid w:val="00B50074"/>
    <w:rsid w:val="00B520DB"/>
    <w:rsid w:val="00B54094"/>
    <w:rsid w:val="00B607BE"/>
    <w:rsid w:val="00B60D53"/>
    <w:rsid w:val="00B62D3E"/>
    <w:rsid w:val="00B6338A"/>
    <w:rsid w:val="00B633B5"/>
    <w:rsid w:val="00B63BB4"/>
    <w:rsid w:val="00B64CE8"/>
    <w:rsid w:val="00B82F6E"/>
    <w:rsid w:val="00B839A0"/>
    <w:rsid w:val="00B84247"/>
    <w:rsid w:val="00B85395"/>
    <w:rsid w:val="00B935D1"/>
    <w:rsid w:val="00B93761"/>
    <w:rsid w:val="00B94DDB"/>
    <w:rsid w:val="00B95C07"/>
    <w:rsid w:val="00B96F1A"/>
    <w:rsid w:val="00BA1669"/>
    <w:rsid w:val="00BA1862"/>
    <w:rsid w:val="00BA4E59"/>
    <w:rsid w:val="00BA5F78"/>
    <w:rsid w:val="00BB0065"/>
    <w:rsid w:val="00BB03D0"/>
    <w:rsid w:val="00BB088F"/>
    <w:rsid w:val="00BB2D26"/>
    <w:rsid w:val="00BB2EF6"/>
    <w:rsid w:val="00BB4585"/>
    <w:rsid w:val="00BC05C0"/>
    <w:rsid w:val="00BC1416"/>
    <w:rsid w:val="00BD0D95"/>
    <w:rsid w:val="00BD2071"/>
    <w:rsid w:val="00BD6CFE"/>
    <w:rsid w:val="00BE08B6"/>
    <w:rsid w:val="00BE2DA1"/>
    <w:rsid w:val="00BE4FED"/>
    <w:rsid w:val="00BE51D2"/>
    <w:rsid w:val="00BF1039"/>
    <w:rsid w:val="00BF16CE"/>
    <w:rsid w:val="00BF5381"/>
    <w:rsid w:val="00BF5CAC"/>
    <w:rsid w:val="00BF61A8"/>
    <w:rsid w:val="00BF6DED"/>
    <w:rsid w:val="00C062E8"/>
    <w:rsid w:val="00C0649A"/>
    <w:rsid w:val="00C07BD7"/>
    <w:rsid w:val="00C10536"/>
    <w:rsid w:val="00C108B1"/>
    <w:rsid w:val="00C111EE"/>
    <w:rsid w:val="00C14723"/>
    <w:rsid w:val="00C15991"/>
    <w:rsid w:val="00C17E5A"/>
    <w:rsid w:val="00C20956"/>
    <w:rsid w:val="00C21CA9"/>
    <w:rsid w:val="00C2367F"/>
    <w:rsid w:val="00C2501B"/>
    <w:rsid w:val="00C32ADC"/>
    <w:rsid w:val="00C340AA"/>
    <w:rsid w:val="00C36B3F"/>
    <w:rsid w:val="00C428B2"/>
    <w:rsid w:val="00C46940"/>
    <w:rsid w:val="00C5441D"/>
    <w:rsid w:val="00C57B53"/>
    <w:rsid w:val="00C62508"/>
    <w:rsid w:val="00C65606"/>
    <w:rsid w:val="00C661D5"/>
    <w:rsid w:val="00C7369C"/>
    <w:rsid w:val="00C74034"/>
    <w:rsid w:val="00C74C91"/>
    <w:rsid w:val="00C757CF"/>
    <w:rsid w:val="00C76ADB"/>
    <w:rsid w:val="00C81FC4"/>
    <w:rsid w:val="00C822F3"/>
    <w:rsid w:val="00C840E9"/>
    <w:rsid w:val="00C84ADB"/>
    <w:rsid w:val="00C85029"/>
    <w:rsid w:val="00C855DE"/>
    <w:rsid w:val="00C86F19"/>
    <w:rsid w:val="00C8752B"/>
    <w:rsid w:val="00C91788"/>
    <w:rsid w:val="00C91D0E"/>
    <w:rsid w:val="00C94BE4"/>
    <w:rsid w:val="00C95680"/>
    <w:rsid w:val="00C9684D"/>
    <w:rsid w:val="00CA188C"/>
    <w:rsid w:val="00CA4713"/>
    <w:rsid w:val="00CA4778"/>
    <w:rsid w:val="00CA719F"/>
    <w:rsid w:val="00CA76C6"/>
    <w:rsid w:val="00CB0130"/>
    <w:rsid w:val="00CB0893"/>
    <w:rsid w:val="00CB6C04"/>
    <w:rsid w:val="00CC1B80"/>
    <w:rsid w:val="00CC441B"/>
    <w:rsid w:val="00CC5CBA"/>
    <w:rsid w:val="00CD1A1C"/>
    <w:rsid w:val="00CD2200"/>
    <w:rsid w:val="00CD4644"/>
    <w:rsid w:val="00CD4B6E"/>
    <w:rsid w:val="00CD5145"/>
    <w:rsid w:val="00CE174C"/>
    <w:rsid w:val="00CE658A"/>
    <w:rsid w:val="00CF00B7"/>
    <w:rsid w:val="00CF3ECB"/>
    <w:rsid w:val="00CF525E"/>
    <w:rsid w:val="00D004D3"/>
    <w:rsid w:val="00D01926"/>
    <w:rsid w:val="00D048B9"/>
    <w:rsid w:val="00D04D9B"/>
    <w:rsid w:val="00D05514"/>
    <w:rsid w:val="00D07318"/>
    <w:rsid w:val="00D07346"/>
    <w:rsid w:val="00D11E89"/>
    <w:rsid w:val="00D1362D"/>
    <w:rsid w:val="00D14A0F"/>
    <w:rsid w:val="00D15268"/>
    <w:rsid w:val="00D16C3D"/>
    <w:rsid w:val="00D16D7B"/>
    <w:rsid w:val="00D1774E"/>
    <w:rsid w:val="00D215E4"/>
    <w:rsid w:val="00D21C75"/>
    <w:rsid w:val="00D23998"/>
    <w:rsid w:val="00D24309"/>
    <w:rsid w:val="00D25065"/>
    <w:rsid w:val="00D30563"/>
    <w:rsid w:val="00D30DE7"/>
    <w:rsid w:val="00D345B1"/>
    <w:rsid w:val="00D34D41"/>
    <w:rsid w:val="00D41D57"/>
    <w:rsid w:val="00D43B9A"/>
    <w:rsid w:val="00D4666B"/>
    <w:rsid w:val="00D52E01"/>
    <w:rsid w:val="00D53909"/>
    <w:rsid w:val="00D53A6F"/>
    <w:rsid w:val="00D53AFF"/>
    <w:rsid w:val="00D549D4"/>
    <w:rsid w:val="00D56F22"/>
    <w:rsid w:val="00D5795F"/>
    <w:rsid w:val="00D63AD8"/>
    <w:rsid w:val="00D64BCD"/>
    <w:rsid w:val="00D65DA3"/>
    <w:rsid w:val="00D704D3"/>
    <w:rsid w:val="00D74AD0"/>
    <w:rsid w:val="00D81FFA"/>
    <w:rsid w:val="00D852F3"/>
    <w:rsid w:val="00D858A3"/>
    <w:rsid w:val="00D87937"/>
    <w:rsid w:val="00D902C5"/>
    <w:rsid w:val="00D903B0"/>
    <w:rsid w:val="00D912E7"/>
    <w:rsid w:val="00DA6F35"/>
    <w:rsid w:val="00DB0FE6"/>
    <w:rsid w:val="00DB2B9B"/>
    <w:rsid w:val="00DB2CBF"/>
    <w:rsid w:val="00DB4ED2"/>
    <w:rsid w:val="00DB57A7"/>
    <w:rsid w:val="00DC2F96"/>
    <w:rsid w:val="00DC68DB"/>
    <w:rsid w:val="00DD0372"/>
    <w:rsid w:val="00DD60CC"/>
    <w:rsid w:val="00DD7C41"/>
    <w:rsid w:val="00DE2071"/>
    <w:rsid w:val="00DE2D23"/>
    <w:rsid w:val="00DE3BBB"/>
    <w:rsid w:val="00DE5F43"/>
    <w:rsid w:val="00DE7670"/>
    <w:rsid w:val="00DE7B06"/>
    <w:rsid w:val="00DF0A04"/>
    <w:rsid w:val="00DF0B20"/>
    <w:rsid w:val="00DF1CFD"/>
    <w:rsid w:val="00DF3F61"/>
    <w:rsid w:val="00DF5256"/>
    <w:rsid w:val="00E011D1"/>
    <w:rsid w:val="00E03224"/>
    <w:rsid w:val="00E04831"/>
    <w:rsid w:val="00E04C2C"/>
    <w:rsid w:val="00E0526C"/>
    <w:rsid w:val="00E073B0"/>
    <w:rsid w:val="00E10174"/>
    <w:rsid w:val="00E11368"/>
    <w:rsid w:val="00E12BB8"/>
    <w:rsid w:val="00E1471B"/>
    <w:rsid w:val="00E151B5"/>
    <w:rsid w:val="00E20EB1"/>
    <w:rsid w:val="00E2337D"/>
    <w:rsid w:val="00E26CB1"/>
    <w:rsid w:val="00E32D7E"/>
    <w:rsid w:val="00E35051"/>
    <w:rsid w:val="00E37C38"/>
    <w:rsid w:val="00E40063"/>
    <w:rsid w:val="00E40108"/>
    <w:rsid w:val="00E463C0"/>
    <w:rsid w:val="00E468AE"/>
    <w:rsid w:val="00E51B64"/>
    <w:rsid w:val="00E52DA9"/>
    <w:rsid w:val="00E52F01"/>
    <w:rsid w:val="00E550E8"/>
    <w:rsid w:val="00E552FC"/>
    <w:rsid w:val="00E55EE8"/>
    <w:rsid w:val="00E639F6"/>
    <w:rsid w:val="00E66E31"/>
    <w:rsid w:val="00E67F0E"/>
    <w:rsid w:val="00E7052B"/>
    <w:rsid w:val="00E711E5"/>
    <w:rsid w:val="00E71CA7"/>
    <w:rsid w:val="00E77661"/>
    <w:rsid w:val="00E77A82"/>
    <w:rsid w:val="00E8273D"/>
    <w:rsid w:val="00E84233"/>
    <w:rsid w:val="00E84346"/>
    <w:rsid w:val="00E85D67"/>
    <w:rsid w:val="00E90FC5"/>
    <w:rsid w:val="00E92215"/>
    <w:rsid w:val="00E95800"/>
    <w:rsid w:val="00EA3668"/>
    <w:rsid w:val="00EA678C"/>
    <w:rsid w:val="00EB0BDA"/>
    <w:rsid w:val="00EC4C77"/>
    <w:rsid w:val="00EC6D8F"/>
    <w:rsid w:val="00ED29C8"/>
    <w:rsid w:val="00ED4229"/>
    <w:rsid w:val="00EE1197"/>
    <w:rsid w:val="00EE210D"/>
    <w:rsid w:val="00EE3AB0"/>
    <w:rsid w:val="00EF084E"/>
    <w:rsid w:val="00EF4B96"/>
    <w:rsid w:val="00EF6830"/>
    <w:rsid w:val="00EF755B"/>
    <w:rsid w:val="00F004FD"/>
    <w:rsid w:val="00F01D0D"/>
    <w:rsid w:val="00F02500"/>
    <w:rsid w:val="00F039D2"/>
    <w:rsid w:val="00F04EA3"/>
    <w:rsid w:val="00F0537F"/>
    <w:rsid w:val="00F05846"/>
    <w:rsid w:val="00F06A21"/>
    <w:rsid w:val="00F06DD2"/>
    <w:rsid w:val="00F0728D"/>
    <w:rsid w:val="00F11179"/>
    <w:rsid w:val="00F111EB"/>
    <w:rsid w:val="00F117B9"/>
    <w:rsid w:val="00F11EF0"/>
    <w:rsid w:val="00F12E9B"/>
    <w:rsid w:val="00F13C7F"/>
    <w:rsid w:val="00F14B81"/>
    <w:rsid w:val="00F1730F"/>
    <w:rsid w:val="00F21889"/>
    <w:rsid w:val="00F2279E"/>
    <w:rsid w:val="00F22FD1"/>
    <w:rsid w:val="00F2582D"/>
    <w:rsid w:val="00F30218"/>
    <w:rsid w:val="00F3578B"/>
    <w:rsid w:val="00F36AC1"/>
    <w:rsid w:val="00F37B3F"/>
    <w:rsid w:val="00F4355D"/>
    <w:rsid w:val="00F43987"/>
    <w:rsid w:val="00F442CB"/>
    <w:rsid w:val="00F45912"/>
    <w:rsid w:val="00F52A98"/>
    <w:rsid w:val="00F5380F"/>
    <w:rsid w:val="00F5676F"/>
    <w:rsid w:val="00F61994"/>
    <w:rsid w:val="00F64CFC"/>
    <w:rsid w:val="00F65435"/>
    <w:rsid w:val="00F65D17"/>
    <w:rsid w:val="00F65EAC"/>
    <w:rsid w:val="00F676D3"/>
    <w:rsid w:val="00F7200F"/>
    <w:rsid w:val="00F76654"/>
    <w:rsid w:val="00F82D11"/>
    <w:rsid w:val="00F8352A"/>
    <w:rsid w:val="00F867E1"/>
    <w:rsid w:val="00F901F9"/>
    <w:rsid w:val="00F967FD"/>
    <w:rsid w:val="00FA1372"/>
    <w:rsid w:val="00FA1FAE"/>
    <w:rsid w:val="00FA3040"/>
    <w:rsid w:val="00FB1E00"/>
    <w:rsid w:val="00FB442A"/>
    <w:rsid w:val="00FB523B"/>
    <w:rsid w:val="00FB65AC"/>
    <w:rsid w:val="00FB69E5"/>
    <w:rsid w:val="00FC0780"/>
    <w:rsid w:val="00FC1AEE"/>
    <w:rsid w:val="00FC4322"/>
    <w:rsid w:val="00FC6EED"/>
    <w:rsid w:val="00FC7557"/>
    <w:rsid w:val="00FD25A6"/>
    <w:rsid w:val="00FD3CF0"/>
    <w:rsid w:val="00FD7A41"/>
    <w:rsid w:val="00FE3DB6"/>
    <w:rsid w:val="00FE5E43"/>
    <w:rsid w:val="00FE6538"/>
    <w:rsid w:val="00FE6BC1"/>
    <w:rsid w:val="00FF1B9C"/>
    <w:rsid w:val="00FF1C2B"/>
    <w:rsid w:val="00FF50C8"/>
    <w:rsid w:val="00FF79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8DDA65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DE7B06"/>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ascii="ＭＳ ゴシック" w:eastAsia="ＭＳ ゴシック" w:hAnsiTheme="majorHAnsi" w:cstheme="majorBidi"/>
      <w:szCs w:val="24"/>
    </w:rPr>
  </w:style>
  <w:style w:type="paragraph" w:styleId="2">
    <w:name w:val="heading 2"/>
    <w:basedOn w:val="a"/>
    <w:next w:val="a1"/>
    <w:link w:val="20"/>
    <w:uiPriority w:val="9"/>
    <w:unhideWhenUsed/>
    <w:qFormat/>
    <w:rsid w:val="00DE7B06"/>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DE7B06"/>
    <w:pPr>
      <w:keepNext/>
      <w:numPr>
        <w:ilvl w:val="2"/>
        <w:numId w:val="1"/>
      </w:numPr>
      <w:spacing w:beforeLines="100" w:before="100"/>
      <w:ind w:leftChars="50" w:left="150" w:hangingChars="100" w:hanging="100"/>
      <w:outlineLvl w:val="2"/>
    </w:pPr>
    <w:rPr>
      <w:rFonts w:ascii="ＭＳ ゴシック" w:eastAsia="ＭＳ ゴシック" w:hAnsiTheme="majorHAnsi" w:cstheme="majorBidi"/>
    </w:rPr>
  </w:style>
  <w:style w:type="paragraph" w:styleId="4">
    <w:name w:val="heading 4"/>
    <w:basedOn w:val="a"/>
    <w:next w:val="a3"/>
    <w:link w:val="40"/>
    <w:uiPriority w:val="9"/>
    <w:unhideWhenUsed/>
    <w:qFormat/>
    <w:rsid w:val="00DE7B06"/>
    <w:pPr>
      <w:keepNext/>
      <w:numPr>
        <w:ilvl w:val="3"/>
        <w:numId w:val="1"/>
      </w:numPr>
      <w:spacing w:beforeLines="100" w:before="100"/>
      <w:ind w:leftChars="100" w:left="200" w:hangingChars="100" w:hanging="100"/>
      <w:outlineLvl w:val="3"/>
    </w:pPr>
    <w:rPr>
      <w:rFonts w:ascii="ＭＳ ゴシック" w:eastAsia="ＭＳ ゴシック"/>
      <w:bCs/>
    </w:rPr>
  </w:style>
  <w:style w:type="paragraph" w:styleId="5">
    <w:name w:val="heading 5"/>
    <w:basedOn w:val="a"/>
    <w:next w:val="a4"/>
    <w:link w:val="50"/>
    <w:uiPriority w:val="9"/>
    <w:unhideWhenUsed/>
    <w:qFormat/>
    <w:rsid w:val="00DE7B06"/>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next w:val="a5"/>
    <w:link w:val="60"/>
    <w:uiPriority w:val="9"/>
    <w:unhideWhenUsed/>
    <w:qFormat/>
    <w:rsid w:val="00DE7B06"/>
    <w:pPr>
      <w:keepNext/>
      <w:numPr>
        <w:ilvl w:val="5"/>
        <w:numId w:val="1"/>
      </w:numPr>
      <w:spacing w:beforeLines="100" w:before="100"/>
      <w:ind w:leftChars="200" w:left="300" w:hangingChars="100" w:hanging="100"/>
      <w:outlineLvl w:val="5"/>
    </w:pPr>
    <w:rPr>
      <w:rFonts w:ascii="ＭＳ 明朝" w:eastAsia="ＭＳ ゴシック"/>
      <w:bCs/>
      <w:sz w:val="24"/>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
    <w:link w:val="aa"/>
    <w:uiPriority w:val="99"/>
    <w:unhideWhenUsed/>
    <w:rsid w:val="00DE2071"/>
    <w:pPr>
      <w:tabs>
        <w:tab w:val="center" w:pos="4252"/>
        <w:tab w:val="right" w:pos="8504"/>
      </w:tabs>
      <w:snapToGrid w:val="0"/>
    </w:pPr>
  </w:style>
  <w:style w:type="character" w:customStyle="1" w:styleId="aa">
    <w:name w:val="ヘッダー (文字)"/>
    <w:basedOn w:val="a6"/>
    <w:link w:val="a9"/>
    <w:uiPriority w:val="99"/>
    <w:rsid w:val="00DE2071"/>
  </w:style>
  <w:style w:type="paragraph" w:styleId="ab">
    <w:name w:val="footer"/>
    <w:basedOn w:val="a"/>
    <w:link w:val="ac"/>
    <w:uiPriority w:val="99"/>
    <w:unhideWhenUsed/>
    <w:rsid w:val="00DE2071"/>
    <w:pPr>
      <w:tabs>
        <w:tab w:val="center" w:pos="4252"/>
        <w:tab w:val="right" w:pos="8504"/>
      </w:tabs>
      <w:snapToGrid w:val="0"/>
    </w:pPr>
  </w:style>
  <w:style w:type="character" w:customStyle="1" w:styleId="ac">
    <w:name w:val="フッター (文字)"/>
    <w:basedOn w:val="a6"/>
    <w:link w:val="ab"/>
    <w:uiPriority w:val="99"/>
    <w:rsid w:val="00DE2071"/>
  </w:style>
  <w:style w:type="paragraph" w:styleId="ad">
    <w:name w:val="Title"/>
    <w:next w:val="a0"/>
    <w:link w:val="ae"/>
    <w:uiPriority w:val="10"/>
    <w:qFormat/>
    <w:rsid w:val="007A433E"/>
    <w:pPr>
      <w:spacing w:before="240" w:after="120"/>
      <w:jc w:val="center"/>
    </w:pPr>
    <w:rPr>
      <w:rFonts w:asciiTheme="majorHAnsi" w:eastAsia="ＭＳ ゴシック" w:hAnsiTheme="majorHAnsi" w:cstheme="majorBidi"/>
      <w:sz w:val="32"/>
      <w:szCs w:val="32"/>
    </w:rPr>
  </w:style>
  <w:style w:type="character" w:customStyle="1" w:styleId="ae">
    <w:name w:val="表題 (文字)"/>
    <w:basedOn w:val="a6"/>
    <w:link w:val="ad"/>
    <w:uiPriority w:val="10"/>
    <w:rsid w:val="007A433E"/>
    <w:rPr>
      <w:rFonts w:asciiTheme="majorHAnsi" w:eastAsia="ＭＳ ゴシック" w:hAnsiTheme="majorHAnsi" w:cstheme="majorBidi"/>
      <w:sz w:val="32"/>
      <w:szCs w:val="32"/>
    </w:rPr>
  </w:style>
  <w:style w:type="paragraph" w:styleId="af">
    <w:name w:val="Subtitle"/>
    <w:next w:val="a0"/>
    <w:link w:val="af0"/>
    <w:uiPriority w:val="11"/>
    <w:qFormat/>
    <w:rsid w:val="007A433E"/>
    <w:pPr>
      <w:jc w:val="center"/>
    </w:pPr>
    <w:rPr>
      <w:rFonts w:asciiTheme="majorHAnsi" w:eastAsia="ＭＳ ゴシック" w:hAnsiTheme="majorHAnsi" w:cstheme="majorBidi"/>
      <w:sz w:val="24"/>
      <w:szCs w:val="24"/>
    </w:rPr>
  </w:style>
  <w:style w:type="character" w:customStyle="1" w:styleId="af0">
    <w:name w:val="副題 (文字)"/>
    <w:basedOn w:val="a6"/>
    <w:link w:val="af"/>
    <w:uiPriority w:val="11"/>
    <w:rsid w:val="007A433E"/>
    <w:rPr>
      <w:rFonts w:asciiTheme="majorHAnsi" w:eastAsia="ＭＳ ゴシック" w:hAnsiTheme="majorHAnsi" w:cstheme="majorBidi"/>
      <w:sz w:val="24"/>
      <w:szCs w:val="24"/>
    </w:rPr>
  </w:style>
  <w:style w:type="paragraph" w:styleId="af1">
    <w:name w:val="Balloon Text"/>
    <w:basedOn w:val="a"/>
    <w:link w:val="af2"/>
    <w:uiPriority w:val="99"/>
    <w:semiHidden/>
    <w:unhideWhenUsed/>
    <w:rsid w:val="008435A3"/>
    <w:rPr>
      <w:rFonts w:asciiTheme="majorHAnsi" w:eastAsiaTheme="majorEastAsia" w:hAnsiTheme="majorHAnsi" w:cstheme="majorBidi"/>
      <w:sz w:val="18"/>
      <w:szCs w:val="18"/>
    </w:rPr>
  </w:style>
  <w:style w:type="character" w:customStyle="1" w:styleId="af2">
    <w:name w:val="吹き出し (文字)"/>
    <w:basedOn w:val="a6"/>
    <w:link w:val="af1"/>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6"/>
    <w:link w:val="1"/>
    <w:uiPriority w:val="9"/>
    <w:rsid w:val="00DE7B06"/>
    <w:rPr>
      <w:rFonts w:ascii="ＭＳ ゴシック" w:eastAsia="ＭＳ ゴシック" w:hAnsiTheme="majorHAnsi" w:cstheme="majorBidi"/>
      <w:sz w:val="24"/>
      <w:szCs w:val="24"/>
      <w:shd w:val="clear" w:color="auto" w:fill="B6DDE8" w:themeFill="accent5" w:themeFillTint="66"/>
    </w:rPr>
  </w:style>
  <w:style w:type="character" w:customStyle="1" w:styleId="20">
    <w:name w:val="見出し 2 (文字)"/>
    <w:basedOn w:val="a6"/>
    <w:link w:val="2"/>
    <w:uiPriority w:val="9"/>
    <w:rsid w:val="00DE7B06"/>
    <w:rPr>
      <w:rFonts w:ascii="ＭＳ ゴシック" w:eastAsia="ＭＳ ゴシック" w:hAnsiTheme="majorHAnsi" w:cstheme="majorBidi"/>
      <w:sz w:val="24"/>
    </w:rPr>
  </w:style>
  <w:style w:type="character" w:customStyle="1" w:styleId="30">
    <w:name w:val="見出し 3 (文字)"/>
    <w:basedOn w:val="a6"/>
    <w:link w:val="3"/>
    <w:uiPriority w:val="9"/>
    <w:rsid w:val="00DE7B06"/>
    <w:rPr>
      <w:rFonts w:ascii="ＭＳ ゴシック" w:eastAsia="ＭＳ ゴシック" w:hAnsiTheme="majorHAnsi" w:cstheme="majorBidi"/>
      <w:sz w:val="24"/>
    </w:rPr>
  </w:style>
  <w:style w:type="character" w:customStyle="1" w:styleId="40">
    <w:name w:val="見出し 4 (文字)"/>
    <w:basedOn w:val="a6"/>
    <w:link w:val="4"/>
    <w:uiPriority w:val="9"/>
    <w:rsid w:val="00DE7B06"/>
    <w:rPr>
      <w:rFonts w:ascii="ＭＳ ゴシック" w:eastAsia="ＭＳ ゴシック"/>
      <w:bCs/>
      <w:sz w:val="24"/>
    </w:rPr>
  </w:style>
  <w:style w:type="character" w:customStyle="1" w:styleId="50">
    <w:name w:val="見出し 5 (文字)"/>
    <w:basedOn w:val="a6"/>
    <w:link w:val="5"/>
    <w:uiPriority w:val="9"/>
    <w:rsid w:val="00DE7B06"/>
    <w:rPr>
      <w:rFonts w:ascii="ＭＳ ゴシック" w:eastAsia="ＭＳ ゴシック" w:hAnsiTheme="majorHAnsi" w:cstheme="majorBidi"/>
      <w:sz w:val="24"/>
    </w:rPr>
  </w:style>
  <w:style w:type="character" w:customStyle="1" w:styleId="60">
    <w:name w:val="見出し 6 (文字)"/>
    <w:basedOn w:val="a6"/>
    <w:link w:val="6"/>
    <w:uiPriority w:val="9"/>
    <w:rsid w:val="00DE7B06"/>
    <w:rPr>
      <w:rFonts w:ascii="ＭＳ 明朝" w:eastAsia="ＭＳ ゴシック"/>
      <w:bCs/>
      <w:sz w:val="24"/>
    </w:rPr>
  </w:style>
  <w:style w:type="character" w:customStyle="1" w:styleId="70">
    <w:name w:val="見出し 7 (文字)"/>
    <w:basedOn w:val="a6"/>
    <w:link w:val="7"/>
    <w:uiPriority w:val="9"/>
    <w:semiHidden/>
    <w:rsid w:val="008435A3"/>
  </w:style>
  <w:style w:type="character" w:customStyle="1" w:styleId="80">
    <w:name w:val="見出し 8 (文字)"/>
    <w:basedOn w:val="a6"/>
    <w:link w:val="8"/>
    <w:uiPriority w:val="9"/>
    <w:rsid w:val="008435A3"/>
  </w:style>
  <w:style w:type="character" w:customStyle="1" w:styleId="90">
    <w:name w:val="見出し 9 (文字)"/>
    <w:basedOn w:val="a6"/>
    <w:link w:val="9"/>
    <w:uiPriority w:val="9"/>
    <w:rsid w:val="008435A3"/>
  </w:style>
  <w:style w:type="paragraph" w:customStyle="1" w:styleId="a0">
    <w:name w:val="見出し１本文"/>
    <w:link w:val="af3"/>
    <w:qFormat/>
    <w:rsid w:val="005321A9"/>
    <w:pPr>
      <w:widowControl w:val="0"/>
      <w:ind w:firstLineChars="100" w:firstLine="100"/>
      <w:jc w:val="both"/>
    </w:pPr>
    <w:rPr>
      <w:rFonts w:ascii="ＭＳ 明朝" w:eastAsia="ＭＳ 明朝"/>
      <w:sz w:val="24"/>
    </w:rPr>
  </w:style>
  <w:style w:type="paragraph" w:customStyle="1" w:styleId="a1">
    <w:name w:val="見出し２本文"/>
    <w:link w:val="af4"/>
    <w:qFormat/>
    <w:rsid w:val="005321A9"/>
    <w:pPr>
      <w:widowControl w:val="0"/>
      <w:ind w:firstLineChars="100" w:firstLine="100"/>
      <w:jc w:val="both"/>
    </w:pPr>
    <w:rPr>
      <w:rFonts w:ascii="ＭＳ 明朝" w:eastAsia="ＭＳ 明朝"/>
      <w:sz w:val="24"/>
    </w:rPr>
  </w:style>
  <w:style w:type="character" w:customStyle="1" w:styleId="af3">
    <w:name w:val="見出し１本文 (文字)"/>
    <w:basedOn w:val="a6"/>
    <w:link w:val="a0"/>
    <w:rsid w:val="005321A9"/>
    <w:rPr>
      <w:rFonts w:ascii="ＭＳ 明朝" w:eastAsia="ＭＳ 明朝"/>
      <w:sz w:val="24"/>
    </w:rPr>
  </w:style>
  <w:style w:type="paragraph" w:customStyle="1" w:styleId="a2">
    <w:name w:val="見出し３本文"/>
    <w:link w:val="af5"/>
    <w:qFormat/>
    <w:rsid w:val="005321A9"/>
    <w:pPr>
      <w:widowControl w:val="0"/>
      <w:ind w:leftChars="50" w:left="50" w:firstLineChars="100" w:firstLine="100"/>
      <w:jc w:val="both"/>
    </w:pPr>
    <w:rPr>
      <w:rFonts w:ascii="ＭＳ 明朝" w:eastAsia="ＭＳ 明朝"/>
      <w:sz w:val="24"/>
    </w:rPr>
  </w:style>
  <w:style w:type="character" w:customStyle="1" w:styleId="af4">
    <w:name w:val="見出し２本文 (文字)"/>
    <w:basedOn w:val="af3"/>
    <w:link w:val="a1"/>
    <w:rsid w:val="005321A9"/>
    <w:rPr>
      <w:rFonts w:ascii="ＭＳ 明朝" w:eastAsia="ＭＳ 明朝"/>
      <w:sz w:val="24"/>
    </w:rPr>
  </w:style>
  <w:style w:type="paragraph" w:customStyle="1" w:styleId="a3">
    <w:name w:val="見出し４本文"/>
    <w:link w:val="af6"/>
    <w:qFormat/>
    <w:rsid w:val="005321A9"/>
    <w:pPr>
      <w:widowControl w:val="0"/>
      <w:ind w:leftChars="100" w:left="100" w:firstLineChars="100" w:firstLine="100"/>
      <w:jc w:val="both"/>
    </w:pPr>
    <w:rPr>
      <w:rFonts w:ascii="ＭＳ 明朝" w:eastAsia="ＭＳ 明朝"/>
      <w:sz w:val="24"/>
    </w:rPr>
  </w:style>
  <w:style w:type="character" w:customStyle="1" w:styleId="af5">
    <w:name w:val="見出し３本文 (文字)"/>
    <w:basedOn w:val="a6"/>
    <w:link w:val="a2"/>
    <w:rsid w:val="005321A9"/>
    <w:rPr>
      <w:rFonts w:ascii="ＭＳ 明朝" w:eastAsia="ＭＳ 明朝"/>
      <w:sz w:val="24"/>
    </w:rPr>
  </w:style>
  <w:style w:type="paragraph" w:customStyle="1" w:styleId="a4">
    <w:name w:val="見出し５本文"/>
    <w:link w:val="af7"/>
    <w:qFormat/>
    <w:rsid w:val="005321A9"/>
    <w:pPr>
      <w:widowControl w:val="0"/>
      <w:ind w:leftChars="150" w:left="150" w:firstLineChars="100" w:firstLine="100"/>
      <w:jc w:val="both"/>
    </w:pPr>
    <w:rPr>
      <w:rFonts w:ascii="ＭＳ 明朝" w:eastAsia="ＭＳ 明朝"/>
      <w:sz w:val="24"/>
    </w:rPr>
  </w:style>
  <w:style w:type="character" w:customStyle="1" w:styleId="af6">
    <w:name w:val="見出し４本文 (文字)"/>
    <w:basedOn w:val="af5"/>
    <w:link w:val="a3"/>
    <w:rsid w:val="005321A9"/>
    <w:rPr>
      <w:rFonts w:ascii="ＭＳ 明朝" w:eastAsia="ＭＳ 明朝"/>
      <w:sz w:val="24"/>
    </w:rPr>
  </w:style>
  <w:style w:type="paragraph" w:customStyle="1" w:styleId="a5">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7">
    <w:name w:val="見出し５本文 (文字)"/>
    <w:basedOn w:val="af5"/>
    <w:link w:val="a4"/>
    <w:rsid w:val="005321A9"/>
    <w:rPr>
      <w:rFonts w:ascii="ＭＳ 明朝" w:eastAsia="ＭＳ 明朝"/>
      <w:sz w:val="24"/>
    </w:rPr>
  </w:style>
  <w:style w:type="table" w:styleId="af9">
    <w:name w:val="Table Grid"/>
    <w:basedOn w:val="a7"/>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7"/>
    <w:link w:val="a5"/>
    <w:rsid w:val="005321A9"/>
    <w:rPr>
      <w:rFonts w:ascii="ＭＳ 明朝" w:eastAsia="ＭＳ 明朝"/>
      <w:sz w:val="24"/>
    </w:rPr>
  </w:style>
  <w:style w:type="table" w:styleId="2-1">
    <w:name w:val="Grid Table 2 Accent 1"/>
    <w:basedOn w:val="a7"/>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7"/>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paragraph" w:customStyle="1" w:styleId="afb">
    <w:name w:val="見出し２細目・注記・例　階層１"/>
    <w:basedOn w:val="a1"/>
    <w:link w:val="afc"/>
    <w:qFormat/>
    <w:rsid w:val="000D3621"/>
    <w:pPr>
      <w:ind w:left="100" w:hangingChars="100" w:hanging="100"/>
    </w:pPr>
  </w:style>
  <w:style w:type="paragraph" w:customStyle="1" w:styleId="afd">
    <w:name w:val="見出し２細目・注記・例　階層２"/>
    <w:basedOn w:val="afb"/>
    <w:link w:val="afe"/>
    <w:qFormat/>
    <w:rsid w:val="000D3621"/>
    <w:pPr>
      <w:ind w:leftChars="100" w:left="200"/>
    </w:pPr>
  </w:style>
  <w:style w:type="character" w:customStyle="1" w:styleId="afc">
    <w:name w:val="見出し２細目・注記・例　階層１ (文字)"/>
    <w:basedOn w:val="af3"/>
    <w:link w:val="afb"/>
    <w:rsid w:val="000D3621"/>
    <w:rPr>
      <w:rFonts w:ascii="ＭＳ 明朝" w:eastAsia="ＭＳ 明朝"/>
      <w:sz w:val="24"/>
    </w:rPr>
  </w:style>
  <w:style w:type="paragraph" w:customStyle="1" w:styleId="aff">
    <w:name w:val="見出し３細目・注記・例　階層１"/>
    <w:basedOn w:val="a2"/>
    <w:link w:val="aff0"/>
    <w:qFormat/>
    <w:rsid w:val="000D3621"/>
    <w:pPr>
      <w:ind w:left="360" w:hangingChars="100" w:hanging="240"/>
    </w:pPr>
  </w:style>
  <w:style w:type="character" w:customStyle="1" w:styleId="afe">
    <w:name w:val="見出し２細目・注記・例　階層２ (文字)"/>
    <w:basedOn w:val="afc"/>
    <w:link w:val="afd"/>
    <w:rsid w:val="000D3621"/>
    <w:rPr>
      <w:rFonts w:ascii="ＭＳ 明朝" w:eastAsia="ＭＳ 明朝"/>
      <w:sz w:val="24"/>
    </w:rPr>
  </w:style>
  <w:style w:type="paragraph" w:customStyle="1" w:styleId="aff1">
    <w:name w:val="見出し３細目・注記・例　階層２"/>
    <w:basedOn w:val="aff"/>
    <w:link w:val="aff2"/>
    <w:qFormat/>
    <w:rsid w:val="000D3621"/>
    <w:pPr>
      <w:ind w:leftChars="150" w:left="250" w:hanging="100"/>
    </w:pPr>
  </w:style>
  <w:style w:type="character" w:customStyle="1" w:styleId="aff0">
    <w:name w:val="見出し３細目・注記・例　階層１ (文字)"/>
    <w:basedOn w:val="af5"/>
    <w:link w:val="aff"/>
    <w:rsid w:val="000D3621"/>
    <w:rPr>
      <w:rFonts w:ascii="ＭＳ 明朝" w:eastAsia="ＭＳ 明朝"/>
      <w:sz w:val="24"/>
    </w:rPr>
  </w:style>
  <w:style w:type="paragraph" w:customStyle="1" w:styleId="aff3">
    <w:name w:val="見出し４細目・注記・例　階層２"/>
    <w:basedOn w:val="aff4"/>
    <w:link w:val="aff5"/>
    <w:qFormat/>
    <w:rsid w:val="000D3621"/>
    <w:pPr>
      <w:ind w:leftChars="200" w:left="300"/>
    </w:pPr>
  </w:style>
  <w:style w:type="character" w:customStyle="1" w:styleId="aff2">
    <w:name w:val="見出し３細目・注記・例　階層２ (文字)"/>
    <w:basedOn w:val="aff0"/>
    <w:link w:val="aff1"/>
    <w:rsid w:val="000D3621"/>
    <w:rPr>
      <w:rFonts w:ascii="ＭＳ 明朝" w:eastAsia="ＭＳ 明朝"/>
      <w:sz w:val="24"/>
    </w:rPr>
  </w:style>
  <w:style w:type="paragraph" w:customStyle="1" w:styleId="aff4">
    <w:name w:val="見出し４細目・注記・例　階層１"/>
    <w:basedOn w:val="a3"/>
    <w:link w:val="aff6"/>
    <w:qFormat/>
    <w:rsid w:val="000D3621"/>
    <w:pPr>
      <w:ind w:left="200" w:hangingChars="100" w:hanging="100"/>
    </w:pPr>
  </w:style>
  <w:style w:type="character" w:customStyle="1" w:styleId="aff5">
    <w:name w:val="見出し４細目・注記・例　階層２ (文字)"/>
    <w:basedOn w:val="af6"/>
    <w:link w:val="aff3"/>
    <w:rsid w:val="006B6BEA"/>
    <w:rPr>
      <w:rFonts w:ascii="ＭＳ 明朝" w:eastAsia="ＭＳ 明朝"/>
      <w:sz w:val="24"/>
    </w:rPr>
  </w:style>
  <w:style w:type="paragraph" w:customStyle="1" w:styleId="aff7">
    <w:name w:val="見出し５細目・注記・例　階層１"/>
    <w:basedOn w:val="a4"/>
    <w:link w:val="aff8"/>
    <w:qFormat/>
    <w:rsid w:val="006B6BEA"/>
    <w:pPr>
      <w:ind w:left="250" w:hangingChars="100" w:hanging="100"/>
    </w:pPr>
    <w:rPr>
      <w:rFonts w:hAnsi="ＭＳ 明朝"/>
    </w:rPr>
  </w:style>
  <w:style w:type="character" w:customStyle="1" w:styleId="aff6">
    <w:name w:val="見出し４細目・注記・例　階層１ (文字)"/>
    <w:basedOn w:val="af6"/>
    <w:link w:val="aff4"/>
    <w:rsid w:val="000D3621"/>
    <w:rPr>
      <w:rFonts w:ascii="ＭＳ 明朝" w:eastAsia="ＭＳ 明朝"/>
      <w:sz w:val="24"/>
    </w:rPr>
  </w:style>
  <w:style w:type="paragraph" w:customStyle="1" w:styleId="aff9">
    <w:name w:val="見出し５細目・注記・例　階層２"/>
    <w:basedOn w:val="aff7"/>
    <w:link w:val="affa"/>
    <w:qFormat/>
    <w:rsid w:val="006B6BEA"/>
    <w:pPr>
      <w:ind w:leftChars="250" w:left="350"/>
    </w:pPr>
  </w:style>
  <w:style w:type="character" w:customStyle="1" w:styleId="aff8">
    <w:name w:val="見出し５細目・注記・例　階層１ (文字)"/>
    <w:basedOn w:val="a6"/>
    <w:link w:val="aff7"/>
    <w:rsid w:val="006B6BEA"/>
    <w:rPr>
      <w:rFonts w:ascii="ＭＳ 明朝" w:eastAsia="ＭＳ 明朝" w:hAnsi="ＭＳ 明朝"/>
      <w:sz w:val="24"/>
    </w:rPr>
  </w:style>
  <w:style w:type="paragraph" w:customStyle="1" w:styleId="affb">
    <w:name w:val="見出し６細目・注記・例　階層１"/>
    <w:basedOn w:val="a5"/>
    <w:link w:val="affc"/>
    <w:qFormat/>
    <w:rsid w:val="005E5638"/>
    <w:pPr>
      <w:ind w:left="300" w:hangingChars="100" w:hanging="100"/>
    </w:pPr>
  </w:style>
  <w:style w:type="character" w:customStyle="1" w:styleId="affa">
    <w:name w:val="見出し５細目・注記・例　階層２ (文字)"/>
    <w:basedOn w:val="aff8"/>
    <w:link w:val="aff9"/>
    <w:rsid w:val="006B6BEA"/>
    <w:rPr>
      <w:rFonts w:ascii="ＭＳ 明朝" w:eastAsia="ＭＳ 明朝" w:hAnsi="ＭＳ 明朝"/>
      <w:sz w:val="24"/>
    </w:rPr>
  </w:style>
  <w:style w:type="paragraph" w:customStyle="1" w:styleId="affd">
    <w:name w:val="見出し６細目・注記・例　階層２"/>
    <w:basedOn w:val="affb"/>
    <w:link w:val="affe"/>
    <w:qFormat/>
    <w:rsid w:val="005E5638"/>
    <w:pPr>
      <w:ind w:leftChars="300" w:left="400"/>
    </w:pPr>
  </w:style>
  <w:style w:type="character" w:customStyle="1" w:styleId="affc">
    <w:name w:val="見出し６細目・注記・例　階層１ (文字)"/>
    <w:basedOn w:val="af8"/>
    <w:link w:val="affb"/>
    <w:rsid w:val="005E5638"/>
    <w:rPr>
      <w:rFonts w:ascii="ＭＳ 明朝" w:eastAsia="ＭＳ 明朝"/>
      <w:sz w:val="24"/>
    </w:rPr>
  </w:style>
  <w:style w:type="paragraph" w:customStyle="1" w:styleId="afff">
    <w:name w:val="別紙　表題"/>
    <w:next w:val="a0"/>
    <w:link w:val="afff0"/>
    <w:qFormat/>
    <w:rsid w:val="007A433E"/>
    <w:pPr>
      <w:jc w:val="center"/>
      <w:outlineLvl w:val="0"/>
    </w:pPr>
    <w:rPr>
      <w:rFonts w:ascii="ＭＳ 明朝" w:eastAsia="ＭＳ ゴシック"/>
      <w:sz w:val="24"/>
    </w:rPr>
  </w:style>
  <w:style w:type="character" w:customStyle="1" w:styleId="affe">
    <w:name w:val="見出し６細目・注記・例　階層２ (文字)"/>
    <w:basedOn w:val="affc"/>
    <w:link w:val="affd"/>
    <w:rsid w:val="005E5638"/>
    <w:rPr>
      <w:rFonts w:ascii="ＭＳ 明朝" w:eastAsia="ＭＳ 明朝"/>
      <w:sz w:val="24"/>
    </w:rPr>
  </w:style>
  <w:style w:type="paragraph" w:styleId="afff1">
    <w:name w:val="TOC Heading"/>
    <w:basedOn w:val="1"/>
    <w:next w:val="a"/>
    <w:uiPriority w:val="39"/>
    <w:unhideWhenUsed/>
    <w:qFormat/>
    <w:rsid w:val="00DE7B06"/>
    <w:pPr>
      <w:keepLines/>
      <w:widowControl/>
      <w:numPr>
        <w:numId w:val="0"/>
      </w:numPr>
      <w:pBdr>
        <w:bottom w:val="none" w:sz="0" w:space="0" w:color="auto"/>
      </w:pBdr>
      <w:shd w:val="clear" w:color="auto" w:fill="auto"/>
      <w:autoSpaceDE/>
      <w:autoSpaceDN/>
      <w:spacing w:before="240" w:line="259" w:lineRule="auto"/>
      <w:jc w:val="left"/>
    </w:pPr>
    <w:rPr>
      <w:rFonts w:asciiTheme="majorHAnsi" w:eastAsiaTheme="majorEastAsia"/>
      <w:color w:val="365F91" w:themeColor="accent1" w:themeShade="BF"/>
      <w:kern w:val="0"/>
      <w:sz w:val="32"/>
      <w:szCs w:val="32"/>
    </w:rPr>
  </w:style>
  <w:style w:type="character" w:customStyle="1" w:styleId="afff0">
    <w:name w:val="別紙　表題 (文字)"/>
    <w:basedOn w:val="af0"/>
    <w:link w:val="afff"/>
    <w:rsid w:val="007A433E"/>
    <w:rPr>
      <w:rFonts w:ascii="ＭＳ 明朝" w:eastAsia="ＭＳ ゴシック" w:hAnsiTheme="majorHAnsi" w:cstheme="majorBidi"/>
      <w:sz w:val="24"/>
      <w:szCs w:val="24"/>
    </w:rPr>
  </w:style>
  <w:style w:type="paragraph" w:styleId="11">
    <w:name w:val="toc 1"/>
    <w:basedOn w:val="a"/>
    <w:next w:val="a"/>
    <w:autoRedefine/>
    <w:uiPriority w:val="39"/>
    <w:unhideWhenUsed/>
    <w:rsid w:val="00D852F3"/>
    <w:pPr>
      <w:tabs>
        <w:tab w:val="right" w:leader="dot" w:pos="8494"/>
      </w:tabs>
      <w:spacing w:line="400" w:lineRule="exact"/>
    </w:pPr>
  </w:style>
  <w:style w:type="paragraph" w:styleId="21">
    <w:name w:val="toc 2"/>
    <w:basedOn w:val="a"/>
    <w:next w:val="a"/>
    <w:autoRedefine/>
    <w:uiPriority w:val="39"/>
    <w:unhideWhenUsed/>
    <w:rsid w:val="00C108B1"/>
    <w:pPr>
      <w:ind w:leftChars="100" w:left="240"/>
    </w:pPr>
  </w:style>
  <w:style w:type="paragraph" w:styleId="31">
    <w:name w:val="toc 3"/>
    <w:basedOn w:val="a"/>
    <w:next w:val="a"/>
    <w:autoRedefine/>
    <w:uiPriority w:val="39"/>
    <w:unhideWhenUsed/>
    <w:rsid w:val="00C108B1"/>
    <w:pPr>
      <w:ind w:leftChars="200" w:left="480"/>
    </w:pPr>
  </w:style>
  <w:style w:type="character" w:styleId="afff2">
    <w:name w:val="Hyperlink"/>
    <w:basedOn w:val="a6"/>
    <w:uiPriority w:val="99"/>
    <w:unhideWhenUsed/>
    <w:rsid w:val="00C108B1"/>
    <w:rPr>
      <w:color w:val="0000FF" w:themeColor="hyperlink"/>
      <w:u w:val="single"/>
    </w:rPr>
  </w:style>
  <w:style w:type="paragraph" w:customStyle="1" w:styleId="afff3">
    <w:name w:val="見出し１細目・注記・例　階層１"/>
    <w:basedOn w:val="a0"/>
    <w:link w:val="afff4"/>
    <w:qFormat/>
    <w:rsid w:val="00C32ADC"/>
    <w:pPr>
      <w:ind w:left="100" w:hangingChars="100" w:hanging="100"/>
    </w:pPr>
  </w:style>
  <w:style w:type="paragraph" w:customStyle="1" w:styleId="afff5">
    <w:name w:val="見出し１細目・注記・例　階層２"/>
    <w:basedOn w:val="afff3"/>
    <w:link w:val="afff6"/>
    <w:qFormat/>
    <w:rsid w:val="00C32ADC"/>
    <w:pPr>
      <w:ind w:leftChars="100" w:left="200"/>
    </w:pPr>
  </w:style>
  <w:style w:type="character" w:customStyle="1" w:styleId="afff4">
    <w:name w:val="見出し１細目・注記・例　階層１ (文字)"/>
    <w:basedOn w:val="afc"/>
    <w:link w:val="afff3"/>
    <w:rsid w:val="00C32ADC"/>
    <w:rPr>
      <w:rFonts w:ascii="ＭＳ 明朝" w:eastAsia="ＭＳ 明朝"/>
      <w:sz w:val="24"/>
    </w:rPr>
  </w:style>
  <w:style w:type="character" w:customStyle="1" w:styleId="afff6">
    <w:name w:val="見出し１細目・注記・例　階層２ (文字)"/>
    <w:basedOn w:val="afe"/>
    <w:link w:val="afff5"/>
    <w:rsid w:val="00C32ADC"/>
    <w:rPr>
      <w:rFonts w:ascii="ＭＳ 明朝" w:eastAsia="ＭＳ 明朝"/>
      <w:sz w:val="24"/>
    </w:rPr>
  </w:style>
  <w:style w:type="character" w:styleId="afff7">
    <w:name w:val="annotation reference"/>
    <w:basedOn w:val="a6"/>
    <w:uiPriority w:val="99"/>
    <w:semiHidden/>
    <w:unhideWhenUsed/>
    <w:rsid w:val="00734874"/>
    <w:rPr>
      <w:sz w:val="18"/>
      <w:szCs w:val="18"/>
    </w:rPr>
  </w:style>
  <w:style w:type="paragraph" w:styleId="afff8">
    <w:name w:val="annotation text"/>
    <w:basedOn w:val="a"/>
    <w:link w:val="afff9"/>
    <w:uiPriority w:val="99"/>
    <w:unhideWhenUsed/>
    <w:rsid w:val="00734874"/>
    <w:pPr>
      <w:jc w:val="left"/>
    </w:pPr>
  </w:style>
  <w:style w:type="character" w:customStyle="1" w:styleId="afff9">
    <w:name w:val="コメント文字列 (文字)"/>
    <w:basedOn w:val="a6"/>
    <w:link w:val="afff8"/>
    <w:uiPriority w:val="99"/>
    <w:rsid w:val="00734874"/>
    <w:rPr>
      <w:rFonts w:ascii="ＭＳ 明朝" w:eastAsia="ＭＳ 明朝"/>
      <w:sz w:val="24"/>
    </w:rPr>
  </w:style>
  <w:style w:type="paragraph" w:styleId="afffa">
    <w:name w:val="annotation subject"/>
    <w:basedOn w:val="afff8"/>
    <w:next w:val="afff8"/>
    <w:link w:val="afffb"/>
    <w:uiPriority w:val="99"/>
    <w:semiHidden/>
    <w:unhideWhenUsed/>
    <w:rsid w:val="00734874"/>
    <w:rPr>
      <w:b/>
      <w:bCs/>
    </w:rPr>
  </w:style>
  <w:style w:type="character" w:customStyle="1" w:styleId="afffb">
    <w:name w:val="コメント内容 (文字)"/>
    <w:basedOn w:val="afff9"/>
    <w:link w:val="afffa"/>
    <w:uiPriority w:val="99"/>
    <w:semiHidden/>
    <w:rsid w:val="00734874"/>
    <w:rPr>
      <w:rFonts w:ascii="ＭＳ 明朝" w:eastAsia="ＭＳ 明朝"/>
      <w:b/>
      <w:bCs/>
      <w:sz w:val="24"/>
    </w:rPr>
  </w:style>
  <w:style w:type="paragraph" w:styleId="afffc">
    <w:name w:val="footnote text"/>
    <w:basedOn w:val="a"/>
    <w:link w:val="afffd"/>
    <w:uiPriority w:val="99"/>
    <w:semiHidden/>
    <w:unhideWhenUsed/>
    <w:rsid w:val="00434ADA"/>
    <w:pPr>
      <w:snapToGrid w:val="0"/>
      <w:jc w:val="left"/>
    </w:pPr>
  </w:style>
  <w:style w:type="character" w:customStyle="1" w:styleId="afffd">
    <w:name w:val="脚注文字列 (文字)"/>
    <w:basedOn w:val="a6"/>
    <w:link w:val="afffc"/>
    <w:uiPriority w:val="99"/>
    <w:semiHidden/>
    <w:rsid w:val="00434ADA"/>
    <w:rPr>
      <w:rFonts w:ascii="ＭＳ 明朝" w:eastAsia="ＭＳ 明朝"/>
      <w:sz w:val="24"/>
    </w:rPr>
  </w:style>
  <w:style w:type="character" w:styleId="afffe">
    <w:name w:val="footnote reference"/>
    <w:basedOn w:val="a6"/>
    <w:uiPriority w:val="99"/>
    <w:unhideWhenUsed/>
    <w:rsid w:val="00434ADA"/>
    <w:rPr>
      <w:vertAlign w:val="superscript"/>
    </w:rPr>
  </w:style>
  <w:style w:type="paragraph" w:styleId="affff">
    <w:name w:val="endnote text"/>
    <w:basedOn w:val="a"/>
    <w:link w:val="affff0"/>
    <w:uiPriority w:val="99"/>
    <w:semiHidden/>
    <w:unhideWhenUsed/>
    <w:rsid w:val="007A2A7C"/>
    <w:pPr>
      <w:snapToGrid w:val="0"/>
      <w:jc w:val="left"/>
    </w:pPr>
  </w:style>
  <w:style w:type="character" w:customStyle="1" w:styleId="affff0">
    <w:name w:val="文末脚注文字列 (文字)"/>
    <w:basedOn w:val="a6"/>
    <w:link w:val="affff"/>
    <w:uiPriority w:val="99"/>
    <w:semiHidden/>
    <w:rsid w:val="007A2A7C"/>
    <w:rPr>
      <w:rFonts w:ascii="ＭＳ 明朝" w:eastAsia="ＭＳ 明朝"/>
      <w:sz w:val="24"/>
    </w:rPr>
  </w:style>
  <w:style w:type="character" w:styleId="affff1">
    <w:name w:val="endnote reference"/>
    <w:basedOn w:val="a6"/>
    <w:uiPriority w:val="99"/>
    <w:semiHidden/>
    <w:unhideWhenUsed/>
    <w:rsid w:val="007A2A7C"/>
    <w:rPr>
      <w:vertAlign w:val="superscript"/>
    </w:rPr>
  </w:style>
  <w:style w:type="paragraph" w:styleId="affff2">
    <w:name w:val="List Paragraph"/>
    <w:basedOn w:val="a"/>
    <w:uiPriority w:val="34"/>
    <w:qFormat/>
    <w:rsid w:val="001D701F"/>
    <w:pPr>
      <w:ind w:leftChars="400" w:left="840"/>
    </w:pPr>
  </w:style>
  <w:style w:type="paragraph" w:styleId="affff3">
    <w:name w:val="Date"/>
    <w:basedOn w:val="a"/>
    <w:next w:val="a"/>
    <w:link w:val="affff4"/>
    <w:uiPriority w:val="99"/>
    <w:semiHidden/>
    <w:unhideWhenUsed/>
    <w:rsid w:val="00FE6538"/>
  </w:style>
  <w:style w:type="character" w:customStyle="1" w:styleId="affff4">
    <w:name w:val="日付 (文字)"/>
    <w:basedOn w:val="a6"/>
    <w:link w:val="affff3"/>
    <w:uiPriority w:val="99"/>
    <w:semiHidden/>
    <w:rsid w:val="00FE6538"/>
    <w:rPr>
      <w:rFonts w:ascii="ＭＳ 明朝" w:eastAsia="ＭＳ 明朝"/>
      <w:sz w:val="24"/>
    </w:rPr>
  </w:style>
  <w:style w:type="character" w:customStyle="1" w:styleId="12">
    <w:name w:val="未解決のメンション1"/>
    <w:basedOn w:val="a6"/>
    <w:uiPriority w:val="99"/>
    <w:semiHidden/>
    <w:unhideWhenUsed/>
    <w:rsid w:val="005E1A4F"/>
    <w:rPr>
      <w:color w:val="605E5C"/>
      <w:shd w:val="clear" w:color="auto" w:fill="E1DFDD"/>
    </w:rPr>
  </w:style>
  <w:style w:type="paragraph" w:styleId="affff5">
    <w:name w:val="Revision"/>
    <w:hidden/>
    <w:uiPriority w:val="99"/>
    <w:semiHidden/>
    <w:rsid w:val="00EC6D8F"/>
    <w:rPr>
      <w:rFonts w:ascii="ＭＳ 明朝" w:eastAsia="ＭＳ 明朝"/>
      <w:sz w:val="24"/>
    </w:rPr>
  </w:style>
  <w:style w:type="character" w:styleId="affff6">
    <w:name w:val="Unresolved Mention"/>
    <w:basedOn w:val="a6"/>
    <w:uiPriority w:val="99"/>
    <w:semiHidden/>
    <w:unhideWhenUsed/>
    <w:rsid w:val="00FA1F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51113">
      <w:bodyDiv w:val="1"/>
      <w:marLeft w:val="0"/>
      <w:marRight w:val="0"/>
      <w:marTop w:val="0"/>
      <w:marBottom w:val="0"/>
      <w:divBdr>
        <w:top w:val="none" w:sz="0" w:space="0" w:color="auto"/>
        <w:left w:val="none" w:sz="0" w:space="0" w:color="auto"/>
        <w:bottom w:val="none" w:sz="0" w:space="0" w:color="auto"/>
        <w:right w:val="none" w:sz="0" w:space="0" w:color="auto"/>
      </w:divBdr>
    </w:div>
    <w:div w:id="382019295">
      <w:bodyDiv w:val="1"/>
      <w:marLeft w:val="0"/>
      <w:marRight w:val="0"/>
      <w:marTop w:val="0"/>
      <w:marBottom w:val="0"/>
      <w:divBdr>
        <w:top w:val="none" w:sz="0" w:space="0" w:color="auto"/>
        <w:left w:val="none" w:sz="0" w:space="0" w:color="auto"/>
        <w:bottom w:val="none" w:sz="0" w:space="0" w:color="auto"/>
        <w:right w:val="none" w:sz="0" w:space="0" w:color="auto"/>
      </w:divBdr>
    </w:div>
    <w:div w:id="670527155">
      <w:bodyDiv w:val="1"/>
      <w:marLeft w:val="0"/>
      <w:marRight w:val="0"/>
      <w:marTop w:val="0"/>
      <w:marBottom w:val="0"/>
      <w:divBdr>
        <w:top w:val="none" w:sz="0" w:space="0" w:color="auto"/>
        <w:left w:val="none" w:sz="0" w:space="0" w:color="auto"/>
        <w:bottom w:val="none" w:sz="0" w:space="0" w:color="auto"/>
        <w:right w:val="none" w:sz="0" w:space="0" w:color="auto"/>
      </w:divBdr>
    </w:div>
    <w:div w:id="1219239991">
      <w:bodyDiv w:val="1"/>
      <w:marLeft w:val="0"/>
      <w:marRight w:val="0"/>
      <w:marTop w:val="0"/>
      <w:marBottom w:val="0"/>
      <w:divBdr>
        <w:top w:val="none" w:sz="0" w:space="0" w:color="auto"/>
        <w:left w:val="none" w:sz="0" w:space="0" w:color="auto"/>
        <w:bottom w:val="none" w:sz="0" w:space="0" w:color="auto"/>
        <w:right w:val="none" w:sz="0" w:space="0" w:color="auto"/>
      </w:divBdr>
    </w:div>
    <w:div w:id="1468203420">
      <w:bodyDiv w:val="1"/>
      <w:marLeft w:val="0"/>
      <w:marRight w:val="0"/>
      <w:marTop w:val="0"/>
      <w:marBottom w:val="0"/>
      <w:divBdr>
        <w:top w:val="none" w:sz="0" w:space="0" w:color="auto"/>
        <w:left w:val="none" w:sz="0" w:space="0" w:color="auto"/>
        <w:bottom w:val="none" w:sz="0" w:space="0" w:color="auto"/>
        <w:right w:val="none" w:sz="0" w:space="0" w:color="auto"/>
      </w:divBdr>
    </w:div>
    <w:div w:id="1636138657">
      <w:bodyDiv w:val="1"/>
      <w:marLeft w:val="0"/>
      <w:marRight w:val="0"/>
      <w:marTop w:val="0"/>
      <w:marBottom w:val="0"/>
      <w:divBdr>
        <w:top w:val="none" w:sz="0" w:space="0" w:color="auto"/>
        <w:left w:val="none" w:sz="0" w:space="0" w:color="auto"/>
        <w:bottom w:val="none" w:sz="0" w:space="0" w:color="auto"/>
        <w:right w:val="none" w:sz="0" w:space="0" w:color="auto"/>
      </w:divBdr>
    </w:div>
    <w:div w:id="1706754274">
      <w:bodyDiv w:val="1"/>
      <w:marLeft w:val="0"/>
      <w:marRight w:val="0"/>
      <w:marTop w:val="0"/>
      <w:marBottom w:val="0"/>
      <w:divBdr>
        <w:top w:val="none" w:sz="0" w:space="0" w:color="auto"/>
        <w:left w:val="none" w:sz="0" w:space="0" w:color="auto"/>
        <w:bottom w:val="none" w:sz="0" w:space="0" w:color="auto"/>
        <w:right w:val="none" w:sz="0" w:space="0" w:color="auto"/>
      </w:divBdr>
    </w:div>
    <w:div w:id="2064526094">
      <w:bodyDiv w:val="1"/>
      <w:marLeft w:val="0"/>
      <w:marRight w:val="0"/>
      <w:marTop w:val="0"/>
      <w:marBottom w:val="0"/>
      <w:divBdr>
        <w:top w:val="none" w:sz="0" w:space="0" w:color="auto"/>
        <w:left w:val="none" w:sz="0" w:space="0" w:color="auto"/>
        <w:bottom w:val="none" w:sz="0" w:space="0" w:color="auto"/>
        <w:right w:val="none" w:sz="0" w:space="0" w:color="auto"/>
      </w:divBdr>
      <w:divsChild>
        <w:div w:id="831288154">
          <w:marLeft w:val="0"/>
          <w:marRight w:val="0"/>
          <w:marTop w:val="0"/>
          <w:marBottom w:val="0"/>
          <w:divBdr>
            <w:top w:val="none" w:sz="0" w:space="0" w:color="auto"/>
            <w:left w:val="none" w:sz="0" w:space="0" w:color="auto"/>
            <w:bottom w:val="none" w:sz="0" w:space="0" w:color="auto"/>
            <w:right w:val="none" w:sz="0" w:space="0" w:color="auto"/>
          </w:divBdr>
          <w:divsChild>
            <w:div w:id="1721174555">
              <w:marLeft w:val="0"/>
              <w:marRight w:val="0"/>
              <w:marTop w:val="0"/>
              <w:marBottom w:val="0"/>
              <w:divBdr>
                <w:top w:val="none" w:sz="0" w:space="0" w:color="auto"/>
                <w:left w:val="none" w:sz="0" w:space="0" w:color="auto"/>
                <w:bottom w:val="none" w:sz="0" w:space="0" w:color="auto"/>
                <w:right w:val="none" w:sz="0" w:space="0" w:color="auto"/>
              </w:divBdr>
              <w:divsChild>
                <w:div w:id="206652246">
                  <w:marLeft w:val="0"/>
                  <w:marRight w:val="0"/>
                  <w:marTop w:val="0"/>
                  <w:marBottom w:val="0"/>
                  <w:divBdr>
                    <w:top w:val="none" w:sz="0" w:space="0" w:color="auto"/>
                    <w:left w:val="none" w:sz="0" w:space="0" w:color="auto"/>
                    <w:bottom w:val="none" w:sz="0" w:space="0" w:color="auto"/>
                    <w:right w:val="none" w:sz="0" w:space="0" w:color="auto"/>
                  </w:divBdr>
                  <w:divsChild>
                    <w:div w:id="8413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wmf"/><Relationship Id="rId26" Type="http://schemas.openxmlformats.org/officeDocument/2006/relationships/image" Target="media/image7.wmf"/><Relationship Id="rId3" Type="http://schemas.openxmlformats.org/officeDocument/2006/relationships/styles" Target="styles.xml"/><Relationship Id="rId21" Type="http://schemas.openxmlformats.org/officeDocument/2006/relationships/image" Target="media/image40.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0.wmf"/><Relationship Id="rId25" Type="http://schemas.openxmlformats.org/officeDocument/2006/relationships/image" Target="media/image60.wmf"/><Relationship Id="rId33" Type="http://schemas.openxmlformats.org/officeDocument/2006/relationships/image" Target="media/image100.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4.wmf"/><Relationship Id="rId29" Type="http://schemas.openxmlformats.org/officeDocument/2006/relationships/image" Target="media/image8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wmf"/><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0.wmf"/><Relationship Id="rId23" Type="http://schemas.openxmlformats.org/officeDocument/2006/relationships/image" Target="media/image50.wmf"/><Relationship Id="rId28" Type="http://schemas.openxmlformats.org/officeDocument/2006/relationships/image" Target="media/image8.wmf"/><Relationship Id="rId10" Type="http://schemas.openxmlformats.org/officeDocument/2006/relationships/footer" Target="footer1.xml"/><Relationship Id="rId19" Type="http://schemas.openxmlformats.org/officeDocument/2006/relationships/image" Target="media/image30.wmf"/><Relationship Id="rId31"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wmf"/><Relationship Id="rId22" Type="http://schemas.openxmlformats.org/officeDocument/2006/relationships/image" Target="media/image5.wmf"/><Relationship Id="rId27" Type="http://schemas.openxmlformats.org/officeDocument/2006/relationships/image" Target="media/image70.wmf"/><Relationship Id="rId30" Type="http://schemas.openxmlformats.org/officeDocument/2006/relationships/image" Target="media/image9.wmf"/><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C9793-75B7-4E19-AB52-B710A79F7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2617</Words>
  <Characters>14917</Characters>
  <Application>Microsoft Office Word</Application>
  <DocSecurity>0</DocSecurity>
  <Lines>124</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2021-07-21T08:35:00Z</dcterms:created>
  <dcterms:modified xsi:type="dcterms:W3CDTF">2021-07-27T01:19:00Z</dcterms:modified>
</cp:coreProperties>
</file>